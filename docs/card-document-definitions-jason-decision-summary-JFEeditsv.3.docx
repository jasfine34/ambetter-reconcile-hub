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7A8B" w14:textId="31964D2C"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Jason Decision Summary - </w:t>
      </w:r>
      <w:r w:rsidRPr="00674D5D">
        <w:rPr>
          <w:rFonts w:ascii="Courier New" w:hAnsi="Courier New" w:cs="Courier New"/>
        </w:rPr>
        <w:t>Card Document Definitions</w:t>
      </w:r>
    </w:p>
    <w:p w14:paraId="39AA1085" w14:textId="77777777" w:rsidR="0050129A" w:rsidRPr="00674D5D" w:rsidRDefault="0050129A" w:rsidP="00674D5D">
      <w:pPr>
        <w:pStyle w:val="PlainText"/>
        <w:rPr>
          <w:rFonts w:ascii="Courier New" w:hAnsi="Courier New" w:cs="Courier New"/>
        </w:rPr>
      </w:pPr>
    </w:p>
    <w:p w14:paraId="4C48990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Status: interpretation draft for Jason confirmation  </w:t>
      </w:r>
    </w:p>
    <w:p w14:paraId="182486A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Source reviewed: `card-document-definitions-jason-review-v1.docx`  </w:t>
      </w:r>
    </w:p>
    <w:p w14:paraId="4C4E82F8"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Purpose: summarize Jason's first-pass answers into confirmed decisions, open questions, and next implementation work.</w:t>
      </w:r>
    </w:p>
    <w:p w14:paraId="7B0336D0" w14:textId="77777777" w:rsidR="0050129A" w:rsidRPr="00674D5D" w:rsidRDefault="0050129A" w:rsidP="00674D5D">
      <w:pPr>
        <w:pStyle w:val="PlainText"/>
        <w:rPr>
          <w:rFonts w:ascii="Courier New" w:hAnsi="Courier New" w:cs="Courier New"/>
        </w:rPr>
      </w:pPr>
    </w:p>
    <w:p w14:paraId="455AB7C8"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This document is not yet the final business contract. It is Codex's interpretation of Jason's tracked edits. Jason should confirm or correct these interpretations before they are folded into the main Card Document Definitions.</w:t>
      </w:r>
    </w:p>
    <w:p w14:paraId="444954FD" w14:textId="77777777" w:rsidR="0050129A" w:rsidRPr="00674D5D" w:rsidRDefault="0050129A" w:rsidP="00674D5D">
      <w:pPr>
        <w:pStyle w:val="PlainText"/>
        <w:rPr>
          <w:rFonts w:ascii="Courier New" w:hAnsi="Courier New" w:cs="Courier New"/>
        </w:rPr>
      </w:pPr>
    </w:p>
    <w:p w14:paraId="4C4E45E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Confirmed Decisions</w:t>
      </w:r>
    </w:p>
    <w:p w14:paraId="71DB85A7" w14:textId="77777777" w:rsidR="0050129A" w:rsidRPr="00674D5D" w:rsidRDefault="0050129A" w:rsidP="00674D5D">
      <w:pPr>
        <w:pStyle w:val="PlainText"/>
        <w:rPr>
          <w:rFonts w:ascii="Courier New" w:hAnsi="Courier New" w:cs="Courier New"/>
        </w:rPr>
      </w:pPr>
    </w:p>
    <w:p w14:paraId="0DA34B5C"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1. Source Funnel should be scoped</w:t>
      </w:r>
    </w:p>
    <w:p w14:paraId="4C8ECD48" w14:textId="77777777" w:rsidR="0050129A" w:rsidRPr="00674D5D" w:rsidRDefault="0050129A" w:rsidP="00674D5D">
      <w:pPr>
        <w:pStyle w:val="PlainText"/>
        <w:rPr>
          <w:rFonts w:ascii="Courier New" w:hAnsi="Courier New" w:cs="Courier New"/>
        </w:rPr>
      </w:pPr>
    </w:p>
    <w:p w14:paraId="1D661A3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Source Funnel should change when the user switches Coverall / Vix / All.</w:t>
      </w:r>
    </w:p>
    <w:p w14:paraId="7108D917" w14:textId="77777777" w:rsidR="0050129A" w:rsidRPr="00674D5D" w:rsidRDefault="0050129A" w:rsidP="00674D5D">
      <w:pPr>
        <w:pStyle w:val="PlainText"/>
        <w:rPr>
          <w:rFonts w:ascii="Courier New" w:hAnsi="Courier New" w:cs="Courier New"/>
        </w:rPr>
      </w:pPr>
    </w:p>
    <w:p w14:paraId="7B7D4621"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Reasoning from Jason: the main Dashboard should identify what is expected from the FFM EDE platform and track breakage from EDE to Back Office to carrier payment. Downline, legacy AOR, and state-based exchange payments should still be visible, but they should be separated so they do not confuse the core EDE reconciliation flow.</w:t>
      </w:r>
    </w:p>
    <w:p w14:paraId="0FF86D15" w14:textId="77777777" w:rsidR="0050129A" w:rsidRPr="00674D5D" w:rsidRDefault="0050129A" w:rsidP="00674D5D">
      <w:pPr>
        <w:pStyle w:val="PlainText"/>
        <w:rPr>
          <w:rFonts w:ascii="Courier New" w:hAnsi="Courier New" w:cs="Courier New"/>
        </w:rPr>
      </w:pPr>
    </w:p>
    <w:p w14:paraId="487D734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0FBD456A" w14:textId="77777777" w:rsidR="0050129A" w:rsidRPr="00674D5D" w:rsidRDefault="0050129A" w:rsidP="00674D5D">
      <w:pPr>
        <w:pStyle w:val="PlainText"/>
        <w:rPr>
          <w:rFonts w:ascii="Courier New" w:hAnsi="Courier New" w:cs="Courier New"/>
        </w:rPr>
      </w:pPr>
    </w:p>
    <w:p w14:paraId="6B1CB152"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Do not leave Source Funnel as an unlabeled whole-batch card under the scope dropdown.</w:t>
      </w:r>
    </w:p>
    <w:p w14:paraId="46CB915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Either wire scope into the funnel or redesign it into clearly separated scoped sections.</w:t>
      </w:r>
    </w:p>
    <w:p w14:paraId="0A94C9A6" w14:textId="77777777" w:rsidR="0050129A" w:rsidRPr="00674D5D" w:rsidRDefault="0050129A" w:rsidP="00674D5D">
      <w:pPr>
        <w:pStyle w:val="PlainText"/>
        <w:rPr>
          <w:rFonts w:ascii="Courier New" w:hAnsi="Courier New" w:cs="Courier New"/>
        </w:rPr>
      </w:pPr>
    </w:p>
    <w:p w14:paraId="09089A82"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2. Vix enrollment members being inside Coverall is correct</w:t>
      </w:r>
    </w:p>
    <w:p w14:paraId="2A1C1F5B" w14:textId="77777777" w:rsidR="0050129A" w:rsidRPr="00674D5D" w:rsidRDefault="0050129A" w:rsidP="00674D5D">
      <w:pPr>
        <w:pStyle w:val="PlainText"/>
        <w:rPr>
          <w:rFonts w:ascii="Courier New" w:hAnsi="Courier New" w:cs="Courier New"/>
        </w:rPr>
      </w:pPr>
    </w:p>
    <w:p w14:paraId="13EBAD6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It is correct that Vix enrollment members are treated as a subset of Coverall enrollment members under the enrollment/AOR view.</w:t>
      </w:r>
    </w:p>
    <w:p w14:paraId="5367AC2B" w14:textId="77777777" w:rsidR="0050129A" w:rsidRPr="00674D5D" w:rsidRDefault="0050129A" w:rsidP="00674D5D">
      <w:pPr>
        <w:pStyle w:val="PlainText"/>
        <w:rPr>
          <w:rFonts w:ascii="Courier New" w:hAnsi="Courier New" w:cs="Courier New"/>
        </w:rPr>
      </w:pPr>
    </w:p>
    <w:p w14:paraId="4B44DB7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2BA44903" w14:textId="77777777" w:rsidR="0050129A" w:rsidRPr="00674D5D" w:rsidRDefault="0050129A" w:rsidP="00674D5D">
      <w:pPr>
        <w:pStyle w:val="PlainText"/>
        <w:rPr>
          <w:rFonts w:ascii="Courier New" w:hAnsi="Courier New" w:cs="Courier New"/>
        </w:rPr>
      </w:pPr>
    </w:p>
    <w:p w14:paraId="5891B75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Do not force Coverall + Vix = All for enrollment-style cards.</w:t>
      </w:r>
    </w:p>
    <w:p w14:paraId="6932F70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UI may still need to explain this overlap in plainer terms.</w:t>
      </w:r>
    </w:p>
    <w:p w14:paraId="633C3F8E" w14:textId="77777777" w:rsidR="0050129A" w:rsidRPr="00674D5D" w:rsidRDefault="0050129A" w:rsidP="00674D5D">
      <w:pPr>
        <w:pStyle w:val="PlainText"/>
        <w:rPr>
          <w:rFonts w:ascii="Courier New" w:hAnsi="Courier New" w:cs="Courier New"/>
        </w:rPr>
      </w:pPr>
    </w:p>
    <w:p w14:paraId="195F0D4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3. Not in Back Office split is operationally useful</w:t>
      </w:r>
    </w:p>
    <w:p w14:paraId="6E8CCC02" w14:textId="77777777" w:rsidR="0050129A" w:rsidRPr="00674D5D" w:rsidRDefault="0050129A" w:rsidP="00674D5D">
      <w:pPr>
        <w:pStyle w:val="PlainText"/>
        <w:rPr>
          <w:rFonts w:ascii="Courier New" w:hAnsi="Courier New" w:cs="Courier New"/>
        </w:rPr>
      </w:pPr>
    </w:p>
    <w:p w14:paraId="2A7B4E8E" w14:textId="7D40D7B8" w:rsidR="0050129A" w:rsidRPr="00674D5D" w:rsidRDefault="0050129A" w:rsidP="00674D5D">
      <w:pPr>
        <w:pStyle w:val="PlainText"/>
        <w:rPr>
          <w:rFonts w:ascii="Courier New" w:hAnsi="Courier New" w:cs="Courier New"/>
        </w:rPr>
      </w:pPr>
      <w:r w:rsidRPr="00674D5D">
        <w:rPr>
          <w:rFonts w:ascii="Courier New" w:hAnsi="Courier New" w:cs="Courier New"/>
        </w:rPr>
        <w:t xml:space="preserve">Decision: The current split into disputable / waiting / weak match makes </w:t>
      </w:r>
      <w:proofErr w:type="gramStart"/>
      <w:r w:rsidRPr="00674D5D">
        <w:rPr>
          <w:rFonts w:ascii="Courier New" w:hAnsi="Courier New" w:cs="Courier New"/>
        </w:rPr>
        <w:t>sense.</w:t>
      </w:r>
      <w:ins w:id="0" w:author="jason fine" w:date="2026-05-07T13:24:00Z" w16du:dateUtc="2026-05-07T17:24:00Z">
        <w:r w:rsidR="00714415">
          <w:rPr>
            <w:rFonts w:ascii="Courier New" w:hAnsi="Courier New" w:cs="Courier New"/>
          </w:rPr>
          <w:t>-</w:t>
        </w:r>
        <w:proofErr w:type="gramEnd"/>
        <w:r w:rsidR="00714415">
          <w:rPr>
            <w:rFonts w:ascii="Courier New" w:hAnsi="Courier New" w:cs="Courier New"/>
          </w:rPr>
          <w:t xml:space="preserve"> from the drill down scre</w:t>
        </w:r>
      </w:ins>
      <w:ins w:id="1" w:author="jason fine" w:date="2026-05-07T13:25:00Z" w16du:dateUtc="2026-05-07T17:25:00Z">
        <w:r w:rsidR="00714415">
          <w:rPr>
            <w:rFonts w:ascii="Courier New" w:hAnsi="Courier New" w:cs="Courier New"/>
          </w:rPr>
          <w:t xml:space="preserve">en need the option to export all or just the current has issuer ID or missing Issuer ID. IT may just be a third tab that </w:t>
        </w:r>
      </w:ins>
      <w:ins w:id="2" w:author="jason fine" w:date="2026-05-07T13:26:00Z" w16du:dateUtc="2026-05-07T17:26:00Z">
        <w:r w:rsidR="00714415">
          <w:rPr>
            <w:rFonts w:ascii="Courier New" w:hAnsi="Courier New" w:cs="Courier New"/>
          </w:rPr>
          <w:t>shows All, the Has, the Missing</w:t>
        </w:r>
      </w:ins>
    </w:p>
    <w:p w14:paraId="578171BB" w14:textId="77777777" w:rsidR="0050129A" w:rsidRPr="00674D5D" w:rsidRDefault="0050129A" w:rsidP="00674D5D">
      <w:pPr>
        <w:pStyle w:val="PlainText"/>
        <w:rPr>
          <w:rFonts w:ascii="Courier New" w:hAnsi="Courier New" w:cs="Courier New"/>
        </w:rPr>
      </w:pPr>
    </w:p>
    <w:p w14:paraId="1BF4EC1A" w14:textId="5C07C4BC" w:rsidR="0050129A" w:rsidRPr="00674D5D" w:rsidRDefault="0050129A" w:rsidP="00674D5D">
      <w:pPr>
        <w:pStyle w:val="PlainText"/>
        <w:rPr>
          <w:rFonts w:ascii="Courier New" w:hAnsi="Courier New" w:cs="Courier New"/>
        </w:rPr>
      </w:pPr>
      <w:r w:rsidRPr="00674D5D">
        <w:rPr>
          <w:rFonts w:ascii="Courier New" w:hAnsi="Courier New" w:cs="Courier New"/>
        </w:rPr>
        <w:t>New question from Jason: do we need a "submitted to carrier for reconciliation" holding status, where records can later resolve through a file upload or be removed if the carrier denies?</w:t>
      </w:r>
      <w:ins w:id="3" w:author="jason fine" w:date="2026-05-07T13:17:00Z" w16du:dateUtc="2026-05-07T17:17:00Z">
        <w:r w:rsidR="00714415">
          <w:rPr>
            <w:rFonts w:ascii="Courier New" w:hAnsi="Courier New" w:cs="Courier New"/>
          </w:rPr>
          <w:t xml:space="preserve"> – Clarify be re</w:t>
        </w:r>
      </w:ins>
      <w:ins w:id="4" w:author="jason fine" w:date="2026-05-07T13:18:00Z" w16du:dateUtc="2026-05-07T17:18:00Z">
        <w:r w:rsidR="00714415">
          <w:rPr>
            <w:rFonts w:ascii="Courier New" w:hAnsi="Courier New" w:cs="Courier New"/>
          </w:rPr>
          <w:t xml:space="preserve">moved “MANUALLY” </w:t>
        </w:r>
      </w:ins>
    </w:p>
    <w:p w14:paraId="1E125AC5" w14:textId="77777777" w:rsidR="0050129A" w:rsidRPr="00674D5D" w:rsidRDefault="0050129A" w:rsidP="00674D5D">
      <w:pPr>
        <w:pStyle w:val="PlainText"/>
        <w:rPr>
          <w:rFonts w:ascii="Courier New" w:hAnsi="Courier New" w:cs="Courier New"/>
        </w:rPr>
      </w:pPr>
    </w:p>
    <w:p w14:paraId="4130E952" w14:textId="77777777" w:rsidR="0050129A" w:rsidRPr="00674D5D" w:rsidRDefault="0050129A" w:rsidP="00674D5D">
      <w:pPr>
        <w:pStyle w:val="PlainText"/>
        <w:rPr>
          <w:rFonts w:ascii="Courier New" w:hAnsi="Courier New" w:cs="Courier New"/>
        </w:rPr>
      </w:pPr>
      <w:r w:rsidRPr="00674D5D">
        <w:rPr>
          <w:rFonts w:ascii="Courier New" w:hAnsi="Courier New" w:cs="Courier New"/>
        </w:rPr>
        <w:lastRenderedPageBreak/>
        <w:t>Implementation implication:</w:t>
      </w:r>
    </w:p>
    <w:p w14:paraId="0C73B9A5" w14:textId="77777777" w:rsidR="0050129A" w:rsidRPr="00674D5D" w:rsidRDefault="0050129A" w:rsidP="00674D5D">
      <w:pPr>
        <w:pStyle w:val="PlainText"/>
        <w:rPr>
          <w:rFonts w:ascii="Courier New" w:hAnsi="Courier New" w:cs="Courier New"/>
        </w:rPr>
      </w:pPr>
    </w:p>
    <w:p w14:paraId="4EA5B40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Keep the current split.</w:t>
      </w:r>
    </w:p>
    <w:p w14:paraId="45F8362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Consider a future workflow/status for carrier-submitted reconciliation items.</w:t>
      </w:r>
    </w:p>
    <w:p w14:paraId="5E424631" w14:textId="77777777" w:rsidR="0050129A" w:rsidRPr="00674D5D" w:rsidRDefault="0050129A" w:rsidP="00674D5D">
      <w:pPr>
        <w:pStyle w:val="PlainText"/>
        <w:rPr>
          <w:rFonts w:ascii="Courier New" w:hAnsi="Courier New" w:cs="Courier New"/>
        </w:rPr>
      </w:pPr>
    </w:p>
    <w:p w14:paraId="2F8B9F5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4. Weak Match workflow is good, with upload-based auto-clear</w:t>
      </w:r>
    </w:p>
    <w:p w14:paraId="1A6CA8C5" w14:textId="77777777" w:rsidR="0050129A" w:rsidRPr="00674D5D" w:rsidRDefault="0050129A" w:rsidP="00674D5D">
      <w:pPr>
        <w:pStyle w:val="PlainText"/>
        <w:rPr>
          <w:rFonts w:ascii="Courier New" w:hAnsi="Courier New" w:cs="Courier New"/>
        </w:rPr>
      </w:pPr>
    </w:p>
    <w:p w14:paraId="5593511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Current weak match workflow works well for Ambetter after the latest fixes.</w:t>
      </w:r>
    </w:p>
    <w:p w14:paraId="0F9A38FF" w14:textId="77777777" w:rsidR="0050129A" w:rsidRPr="00674D5D" w:rsidRDefault="0050129A" w:rsidP="00674D5D">
      <w:pPr>
        <w:pStyle w:val="PlainText"/>
        <w:rPr>
          <w:rFonts w:ascii="Courier New" w:hAnsi="Courier New" w:cs="Courier New"/>
        </w:rPr>
      </w:pPr>
    </w:p>
    <w:p w14:paraId="2A89421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Jason's condition: if "auto-resolve later" means a future upload supplies missing data and cures the weak match, then yes. Otherwise, do not auto-resolve purely by confidence.</w:t>
      </w:r>
    </w:p>
    <w:p w14:paraId="6EBA2434" w14:textId="77777777" w:rsidR="0050129A" w:rsidRPr="00674D5D" w:rsidRDefault="0050129A" w:rsidP="00674D5D">
      <w:pPr>
        <w:pStyle w:val="PlainText"/>
        <w:rPr>
          <w:rFonts w:ascii="Courier New" w:hAnsi="Courier New" w:cs="Courier New"/>
        </w:rPr>
      </w:pPr>
    </w:p>
    <w:p w14:paraId="760BDEA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40692E3E" w14:textId="77777777" w:rsidR="0050129A" w:rsidRPr="00674D5D" w:rsidRDefault="0050129A" w:rsidP="00674D5D">
      <w:pPr>
        <w:pStyle w:val="PlainText"/>
        <w:rPr>
          <w:rFonts w:ascii="Courier New" w:hAnsi="Courier New" w:cs="Courier New"/>
        </w:rPr>
      </w:pPr>
    </w:p>
    <w:p w14:paraId="1E1FD352"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Future uploads should naturally clear weak matches if new data creates a strict match.</w:t>
      </w:r>
    </w:p>
    <w:p w14:paraId="45FABF9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Do not add speculative auto-confirm behavior yet.</w:t>
      </w:r>
    </w:p>
    <w:p w14:paraId="3F95C72C"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Other carriers remain TBD.</w:t>
      </w:r>
    </w:p>
    <w:p w14:paraId="7006B45B" w14:textId="77777777" w:rsidR="0050129A" w:rsidRPr="00674D5D" w:rsidRDefault="0050129A" w:rsidP="00674D5D">
      <w:pPr>
        <w:pStyle w:val="PlainText"/>
        <w:rPr>
          <w:rFonts w:ascii="Courier New" w:hAnsi="Courier New" w:cs="Courier New"/>
        </w:rPr>
      </w:pPr>
    </w:p>
    <w:p w14:paraId="4C41EAF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5. Total Covered Lives wording is clear enough</w:t>
      </w:r>
    </w:p>
    <w:p w14:paraId="17DED7F9" w14:textId="77777777" w:rsidR="0050129A" w:rsidRPr="00674D5D" w:rsidRDefault="0050129A" w:rsidP="00674D5D">
      <w:pPr>
        <w:pStyle w:val="PlainText"/>
        <w:rPr>
          <w:rFonts w:ascii="Courier New" w:hAnsi="Courier New" w:cs="Courier New"/>
        </w:rPr>
      </w:pPr>
    </w:p>
    <w:p w14:paraId="5B103CA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current wording makes clear enough that Vix means Erica AOR for Total Covered Lives.</w:t>
      </w:r>
    </w:p>
    <w:p w14:paraId="18F4B528" w14:textId="77777777" w:rsidR="0050129A" w:rsidRPr="00674D5D" w:rsidRDefault="0050129A" w:rsidP="00674D5D">
      <w:pPr>
        <w:pStyle w:val="PlainText"/>
        <w:rPr>
          <w:rFonts w:ascii="Courier New" w:hAnsi="Courier New" w:cs="Courier New"/>
        </w:rPr>
      </w:pPr>
    </w:p>
    <w:p w14:paraId="7ED6801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05FDEEC5" w14:textId="77777777" w:rsidR="0050129A" w:rsidRPr="00674D5D" w:rsidRDefault="0050129A" w:rsidP="00674D5D">
      <w:pPr>
        <w:pStyle w:val="PlainText"/>
        <w:rPr>
          <w:rFonts w:ascii="Courier New" w:hAnsi="Courier New" w:cs="Courier New"/>
        </w:rPr>
      </w:pPr>
    </w:p>
    <w:p w14:paraId="79BDB662"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No immediate wording change required for TCL.</w:t>
      </w:r>
    </w:p>
    <w:p w14:paraId="7E0ABDFE" w14:textId="77777777" w:rsidR="0050129A" w:rsidRPr="00674D5D" w:rsidRDefault="0050129A" w:rsidP="00674D5D">
      <w:pPr>
        <w:pStyle w:val="PlainText"/>
        <w:rPr>
          <w:rFonts w:ascii="Courier New" w:hAnsi="Courier New" w:cs="Courier New"/>
        </w:rPr>
      </w:pPr>
    </w:p>
    <w:p w14:paraId="7D27A4C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6. Should Be Paid should reflect what is due by scope</w:t>
      </w:r>
    </w:p>
    <w:p w14:paraId="74E9F2C2" w14:textId="77777777" w:rsidR="0050129A" w:rsidRPr="00674D5D" w:rsidRDefault="0050129A" w:rsidP="00674D5D">
      <w:pPr>
        <w:pStyle w:val="PlainText"/>
        <w:rPr>
          <w:rFonts w:ascii="Courier New" w:hAnsi="Courier New" w:cs="Courier New"/>
        </w:rPr>
      </w:pPr>
    </w:p>
    <w:p w14:paraId="4E12F5C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For Coverall scope, Should Be Paid should reflect what is due Coverall. For Vix scope, it should reflect what is due Vix.</w:t>
      </w:r>
    </w:p>
    <w:p w14:paraId="486BFCDB" w14:textId="77777777" w:rsidR="0050129A" w:rsidRPr="00674D5D" w:rsidRDefault="0050129A" w:rsidP="00674D5D">
      <w:pPr>
        <w:pStyle w:val="PlainText"/>
        <w:rPr>
          <w:rFonts w:ascii="Courier New" w:hAnsi="Courier New" w:cs="Courier New"/>
        </w:rPr>
      </w:pPr>
    </w:p>
    <w:p w14:paraId="71D0396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Additional intent: if a member was Vix but the AOR changes to Jason later, the member should move accordingly.</w:t>
      </w:r>
    </w:p>
    <w:p w14:paraId="5C37B23C" w14:textId="77777777" w:rsidR="0050129A" w:rsidRPr="00674D5D" w:rsidRDefault="0050129A" w:rsidP="00674D5D">
      <w:pPr>
        <w:pStyle w:val="PlainText"/>
        <w:rPr>
          <w:rFonts w:ascii="Courier New" w:hAnsi="Courier New" w:cs="Courier New"/>
        </w:rPr>
      </w:pPr>
    </w:p>
    <w:p w14:paraId="5FBD851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Flexibility: if implementing this precisely becomes too complex, using the same Vix definition as Expected Enrollments may be acceptable.</w:t>
      </w:r>
    </w:p>
    <w:p w14:paraId="04A755F1" w14:textId="77777777" w:rsidR="0050129A" w:rsidRPr="00674D5D" w:rsidRDefault="0050129A" w:rsidP="00674D5D">
      <w:pPr>
        <w:pStyle w:val="PlainText"/>
        <w:rPr>
          <w:rFonts w:ascii="Courier New" w:hAnsi="Courier New" w:cs="Courier New"/>
        </w:rPr>
      </w:pPr>
    </w:p>
    <w:p w14:paraId="2298B3D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Important expansion: Jason wants EDE-eligible members missing from Back Office included or represented until the gap is resolved.</w:t>
      </w:r>
    </w:p>
    <w:p w14:paraId="5737851C" w14:textId="77777777" w:rsidR="0050129A" w:rsidRPr="00674D5D" w:rsidRDefault="0050129A" w:rsidP="00674D5D">
      <w:pPr>
        <w:pStyle w:val="PlainText"/>
        <w:rPr>
          <w:rFonts w:ascii="Courier New" w:hAnsi="Courier New" w:cs="Courier New"/>
        </w:rPr>
      </w:pPr>
    </w:p>
    <w:p w14:paraId="07FA6CC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2D2AB29B" w14:textId="77777777" w:rsidR="0050129A" w:rsidRPr="00674D5D" w:rsidRDefault="0050129A" w:rsidP="00674D5D">
      <w:pPr>
        <w:pStyle w:val="PlainText"/>
        <w:rPr>
          <w:rFonts w:ascii="Courier New" w:hAnsi="Courier New" w:cs="Courier New"/>
        </w:rPr>
      </w:pPr>
    </w:p>
    <w:p w14:paraId="5A12A84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Current "Should Be Paid" may be too narrow if it excludes EDE-eligible but missing-from-BO members from the operational expected-payment picture.</w:t>
      </w:r>
    </w:p>
    <w:p w14:paraId="18CE2F3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Before building, Jason needs to choose the display shape:</w:t>
      </w:r>
    </w:p>
    <w:p w14:paraId="38F71EA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expand the existing card so it includes both BO-confirmed expected payments and EDE-only missing-from-BO items</w:t>
      </w:r>
    </w:p>
    <w:p w14:paraId="7B5F2722" w14:textId="7F561FDD" w:rsidR="0050129A" w:rsidRPr="00674D5D" w:rsidRDefault="0050129A" w:rsidP="00674D5D">
      <w:pPr>
        <w:pStyle w:val="PlainText"/>
        <w:rPr>
          <w:rFonts w:ascii="Courier New" w:hAnsi="Courier New" w:cs="Courier New"/>
        </w:rPr>
      </w:pPr>
      <w:r w:rsidRPr="00674D5D">
        <w:rPr>
          <w:rFonts w:ascii="Courier New" w:hAnsi="Courier New" w:cs="Courier New"/>
        </w:rPr>
        <w:lastRenderedPageBreak/>
        <w:t xml:space="preserve">  - keep one main card but show an internal split, for example "confirmed expected payments" plus "pending BO resolution"</w:t>
      </w:r>
      <w:ins w:id="5" w:author="jason fine" w:date="2026-05-07T13:23:00Z" w16du:dateUtc="2026-05-07T17:23:00Z">
        <w:r w:rsidR="00714415">
          <w:rPr>
            <w:rFonts w:ascii="Courier New" w:hAnsi="Courier New" w:cs="Courier New"/>
          </w:rPr>
          <w:t xml:space="preserve"> </w:t>
        </w:r>
      </w:ins>
    </w:p>
    <w:p w14:paraId="0C6D2DF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create two related cards, one for confirmed expected payments and one for EDE-only pending items</w:t>
      </w:r>
    </w:p>
    <w:p w14:paraId="09EA07E9" w14:textId="77777777" w:rsidR="00714415" w:rsidRPr="00674D5D" w:rsidRDefault="0050129A" w:rsidP="00714415">
      <w:pPr>
        <w:pStyle w:val="PlainText"/>
        <w:rPr>
          <w:ins w:id="6" w:author="jason fine" w:date="2026-05-07T13:23:00Z" w16du:dateUtc="2026-05-07T17:23:00Z"/>
          <w:rFonts w:ascii="Courier New" w:hAnsi="Courier New" w:cs="Courier New"/>
        </w:rPr>
      </w:pPr>
      <w:r w:rsidRPr="00674D5D">
        <w:rPr>
          <w:rFonts w:ascii="Courier New" w:hAnsi="Courier New" w:cs="Courier New"/>
        </w:rPr>
        <w:t>- Do not assume the answer is "two cards." Jason's edits sound closer to expanding the existing operational recovery view, but the exact layout needs confirmation.</w:t>
      </w:r>
      <w:ins w:id="7" w:author="jason fine" w:date="2026-05-07T13:20:00Z" w16du:dateUtc="2026-05-07T17:20:00Z">
        <w:r w:rsidR="00714415">
          <w:rPr>
            <w:rFonts w:ascii="Courier New" w:hAnsi="Courier New" w:cs="Courier New"/>
          </w:rPr>
          <w:t xml:space="preserve"> </w:t>
        </w:r>
      </w:ins>
      <w:ins w:id="8" w:author="jason fine" w:date="2026-05-07T13:23:00Z" w16du:dateUtc="2026-05-07T17:23:00Z">
        <w:r w:rsidR="00714415">
          <w:rPr>
            <w:rFonts w:ascii="Courier New" w:hAnsi="Courier New" w:cs="Courier New"/>
          </w:rPr>
          <w:t xml:space="preserve">- </w:t>
        </w:r>
        <w:r w:rsidR="00714415">
          <w:rPr>
            <w:rFonts w:ascii="Courier New" w:hAnsi="Courier New" w:cs="Courier New"/>
          </w:rPr>
          <w:t>One card with the breakout is optimal</w:t>
        </w:r>
      </w:ins>
    </w:p>
    <w:p w14:paraId="53899594" w14:textId="723E32EF" w:rsidR="0050129A" w:rsidRPr="00674D5D" w:rsidRDefault="0050129A" w:rsidP="00674D5D">
      <w:pPr>
        <w:pStyle w:val="PlainText"/>
        <w:rPr>
          <w:rFonts w:ascii="Courier New" w:hAnsi="Courier New" w:cs="Courier New"/>
        </w:rPr>
      </w:pPr>
    </w:p>
    <w:p w14:paraId="603C2CB9" w14:textId="77777777" w:rsidR="0050129A" w:rsidRPr="00674D5D" w:rsidRDefault="0050129A" w:rsidP="00674D5D">
      <w:pPr>
        <w:pStyle w:val="PlainText"/>
        <w:rPr>
          <w:rFonts w:ascii="Courier New" w:hAnsi="Courier New" w:cs="Courier New"/>
        </w:rPr>
      </w:pPr>
    </w:p>
    <w:p w14:paraId="7F8CACD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7. Paid Commission Records should be based on where money paid</w:t>
      </w:r>
    </w:p>
    <w:p w14:paraId="52D09D8F" w14:textId="77777777" w:rsidR="0050129A" w:rsidRPr="00674D5D" w:rsidRDefault="0050129A" w:rsidP="00674D5D">
      <w:pPr>
        <w:pStyle w:val="PlainText"/>
        <w:rPr>
          <w:rFonts w:ascii="Courier New" w:hAnsi="Courier New" w:cs="Courier New"/>
        </w:rPr>
      </w:pPr>
    </w:p>
    <w:p w14:paraId="283959C8"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Paid Commission Records should count based on where payment occurred, not the broad Dashboard mixed filter.</w:t>
      </w:r>
    </w:p>
    <w:p w14:paraId="3B361789" w14:textId="77777777" w:rsidR="0050129A" w:rsidRPr="00674D5D" w:rsidRDefault="0050129A" w:rsidP="00674D5D">
      <w:pPr>
        <w:pStyle w:val="PlainText"/>
        <w:rPr>
          <w:rFonts w:ascii="Courier New" w:hAnsi="Courier New" w:cs="Courier New"/>
        </w:rPr>
      </w:pPr>
    </w:p>
    <w:p w14:paraId="2531C05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00AD37E2" w14:textId="77777777" w:rsidR="0050129A" w:rsidRPr="00674D5D" w:rsidRDefault="0050129A" w:rsidP="00674D5D">
      <w:pPr>
        <w:pStyle w:val="PlainText"/>
        <w:rPr>
          <w:rFonts w:ascii="Courier New" w:hAnsi="Courier New" w:cs="Courier New"/>
        </w:rPr>
      </w:pPr>
    </w:p>
    <w:p w14:paraId="10457DE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This card should likely move from the loose Dashboard filter to a payment/pay-entity based count.</w:t>
      </w:r>
    </w:p>
    <w:p w14:paraId="54FB74C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This is a good candidate for a focused Lovable ticket after document decisions are confirmed.</w:t>
      </w:r>
    </w:p>
    <w:p w14:paraId="4DBC2A02" w14:textId="77777777" w:rsidR="0050129A" w:rsidRPr="00674D5D" w:rsidRDefault="0050129A" w:rsidP="00674D5D">
      <w:pPr>
        <w:pStyle w:val="PlainText"/>
        <w:rPr>
          <w:rFonts w:ascii="Courier New" w:hAnsi="Courier New" w:cs="Courier New"/>
        </w:rPr>
      </w:pPr>
    </w:p>
    <w:p w14:paraId="46A46EE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8. Paid Within Eligible Cohort should be renamed</w:t>
      </w:r>
    </w:p>
    <w:p w14:paraId="2D40A95B" w14:textId="77777777" w:rsidR="0050129A" w:rsidRPr="00674D5D" w:rsidRDefault="0050129A" w:rsidP="00674D5D">
      <w:pPr>
        <w:pStyle w:val="PlainText"/>
        <w:rPr>
          <w:rFonts w:ascii="Courier New" w:hAnsi="Courier New" w:cs="Courier New"/>
        </w:rPr>
      </w:pPr>
    </w:p>
    <w:p w14:paraId="24ADDC6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the concept is useful, but the label is not plain enough.</w:t>
      </w:r>
    </w:p>
    <w:p w14:paraId="3CEE2FAB" w14:textId="77777777" w:rsidR="0050129A" w:rsidRPr="00674D5D" w:rsidRDefault="0050129A" w:rsidP="00674D5D">
      <w:pPr>
        <w:pStyle w:val="PlainText"/>
        <w:rPr>
          <w:rFonts w:ascii="Courier New" w:hAnsi="Courier New" w:cs="Courier New"/>
        </w:rPr>
      </w:pPr>
    </w:p>
    <w:p w14:paraId="18A78672"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Preferred plain-English label from Jason: **Expected Payments Received**.</w:t>
      </w:r>
    </w:p>
    <w:p w14:paraId="6DDD764A" w14:textId="77777777" w:rsidR="0050129A" w:rsidRPr="00674D5D" w:rsidRDefault="0050129A" w:rsidP="00674D5D">
      <w:pPr>
        <w:pStyle w:val="PlainText"/>
        <w:rPr>
          <w:rFonts w:ascii="Courier New" w:hAnsi="Courier New" w:cs="Courier New"/>
        </w:rPr>
      </w:pPr>
    </w:p>
    <w:p w14:paraId="640FDB88"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4F65EAEA" w14:textId="77777777" w:rsidR="0050129A" w:rsidRPr="00674D5D" w:rsidRDefault="0050129A" w:rsidP="00674D5D">
      <w:pPr>
        <w:pStyle w:val="PlainText"/>
        <w:rPr>
          <w:rFonts w:ascii="Courier New" w:hAnsi="Courier New" w:cs="Courier New"/>
        </w:rPr>
      </w:pPr>
    </w:p>
    <w:p w14:paraId="13F1EC2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Rename card/labels/tooltips from "Paid Within Eligible Cohort" toward "Expected Payments Received," if the underlying definition remains members expected to be paid who did receive commission.</w:t>
      </w:r>
    </w:p>
    <w:p w14:paraId="42FE33AB" w14:textId="77777777" w:rsidR="0050129A" w:rsidRPr="00674D5D" w:rsidRDefault="0050129A" w:rsidP="00674D5D">
      <w:pPr>
        <w:pStyle w:val="PlainText"/>
        <w:rPr>
          <w:rFonts w:ascii="Courier New" w:hAnsi="Courier New" w:cs="Courier New"/>
        </w:rPr>
      </w:pPr>
    </w:p>
    <w:p w14:paraId="2D10FF3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9. Unpaid Policies </w:t>
      </w:r>
      <w:proofErr w:type="gramStart"/>
      <w:r w:rsidRPr="00674D5D">
        <w:rPr>
          <w:rFonts w:ascii="Courier New" w:hAnsi="Courier New" w:cs="Courier New"/>
        </w:rPr>
        <w:t>is</w:t>
      </w:r>
      <w:proofErr w:type="gramEnd"/>
      <w:r w:rsidRPr="00674D5D">
        <w:rPr>
          <w:rFonts w:ascii="Courier New" w:hAnsi="Courier New" w:cs="Courier New"/>
        </w:rPr>
        <w:t xml:space="preserve"> the main recovery target</w:t>
      </w:r>
    </w:p>
    <w:p w14:paraId="001C9205" w14:textId="77777777" w:rsidR="0050129A" w:rsidRPr="00674D5D" w:rsidRDefault="0050129A" w:rsidP="00674D5D">
      <w:pPr>
        <w:pStyle w:val="PlainText"/>
        <w:rPr>
          <w:rFonts w:ascii="Courier New" w:hAnsi="Courier New" w:cs="Courier New"/>
        </w:rPr>
      </w:pPr>
    </w:p>
    <w:p w14:paraId="631A688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yes, Unpaid Policies should be the main recovery target.</w:t>
      </w:r>
    </w:p>
    <w:p w14:paraId="07293BBF" w14:textId="77777777" w:rsidR="0050129A" w:rsidRPr="00674D5D" w:rsidRDefault="0050129A" w:rsidP="00674D5D">
      <w:pPr>
        <w:pStyle w:val="PlainText"/>
        <w:rPr>
          <w:rFonts w:ascii="Courier New" w:hAnsi="Courier New" w:cs="Courier New"/>
        </w:rPr>
      </w:pPr>
    </w:p>
    <w:p w14:paraId="53E5C66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Additional desired breakdown: Jason wants to see how many unpaid/missing records are tied to zero-net-premium plans versus plans with net premium due.</w:t>
      </w:r>
    </w:p>
    <w:p w14:paraId="30FA6512" w14:textId="77777777" w:rsidR="0050129A" w:rsidRPr="00674D5D" w:rsidRDefault="0050129A" w:rsidP="00674D5D">
      <w:pPr>
        <w:pStyle w:val="PlainText"/>
        <w:rPr>
          <w:rFonts w:ascii="Courier New" w:hAnsi="Courier New" w:cs="Courier New"/>
        </w:rPr>
      </w:pPr>
    </w:p>
    <w:p w14:paraId="110427B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Reason: this helps distinguish likely unpaid-premium issues from missing commission that remains unexplained.</w:t>
      </w:r>
    </w:p>
    <w:p w14:paraId="6774C949" w14:textId="77777777" w:rsidR="0050129A" w:rsidRPr="00674D5D" w:rsidRDefault="0050129A" w:rsidP="00674D5D">
      <w:pPr>
        <w:pStyle w:val="PlainText"/>
        <w:rPr>
          <w:rFonts w:ascii="Courier New" w:hAnsi="Courier New" w:cs="Courier New"/>
        </w:rPr>
      </w:pPr>
    </w:p>
    <w:p w14:paraId="065AD0A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6502ABE5" w14:textId="77777777" w:rsidR="0050129A" w:rsidRPr="00674D5D" w:rsidRDefault="0050129A" w:rsidP="00674D5D">
      <w:pPr>
        <w:pStyle w:val="PlainText"/>
        <w:rPr>
          <w:rFonts w:ascii="Courier New" w:hAnsi="Courier New" w:cs="Courier New"/>
        </w:rPr>
      </w:pPr>
    </w:p>
    <w:p w14:paraId="3289504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Add a future breakdown/split for zero-net-premium versus premium-due on unpaid/missing recovery cards or drilldowns.</w:t>
      </w:r>
    </w:p>
    <w:p w14:paraId="58D87BD8"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Jason specifically suggested a split-number display on the card, </w:t>
      </w:r>
      <w:proofErr w:type="gramStart"/>
      <w:r w:rsidRPr="00674D5D">
        <w:rPr>
          <w:rFonts w:ascii="Courier New" w:hAnsi="Courier New" w:cs="Courier New"/>
        </w:rPr>
        <w:t>similar to</w:t>
      </w:r>
      <w:proofErr w:type="gramEnd"/>
      <w:r w:rsidRPr="00674D5D">
        <w:rPr>
          <w:rFonts w:ascii="Courier New" w:hAnsi="Courier New" w:cs="Courier New"/>
        </w:rPr>
        <w:t xml:space="preserve"> the Expected Enrollments month breakdown style. The design should not bury this only inside an export.</w:t>
      </w:r>
    </w:p>
    <w:p w14:paraId="0413EA16" w14:textId="77777777" w:rsidR="0050129A" w:rsidRPr="00674D5D" w:rsidRDefault="0050129A" w:rsidP="00674D5D">
      <w:pPr>
        <w:pStyle w:val="PlainText"/>
        <w:rPr>
          <w:rFonts w:ascii="Courier New" w:hAnsi="Courier New" w:cs="Courier New"/>
        </w:rPr>
      </w:pPr>
    </w:p>
    <w:p w14:paraId="0B07EE9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10. Net Paid should remain money-flow based</w:t>
      </w:r>
    </w:p>
    <w:p w14:paraId="4A58CADB" w14:textId="77777777" w:rsidR="0050129A" w:rsidRPr="00674D5D" w:rsidRDefault="0050129A" w:rsidP="00674D5D">
      <w:pPr>
        <w:pStyle w:val="PlainText"/>
        <w:rPr>
          <w:rFonts w:ascii="Courier New" w:hAnsi="Courier New" w:cs="Courier New"/>
        </w:rPr>
      </w:pPr>
    </w:p>
    <w:p w14:paraId="4B6B0FA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lastRenderedPageBreak/>
        <w:t>Decision: Net Paid should continue to be based on actual money flow, even if AOR is blank, downline, former, or otherwise not a current active Coverall AOR.</w:t>
      </w:r>
    </w:p>
    <w:p w14:paraId="65440FD8" w14:textId="77777777" w:rsidR="0050129A" w:rsidRPr="00674D5D" w:rsidRDefault="0050129A" w:rsidP="00674D5D">
      <w:pPr>
        <w:pStyle w:val="PlainText"/>
        <w:rPr>
          <w:rFonts w:ascii="Courier New" w:hAnsi="Courier New" w:cs="Courier New"/>
        </w:rPr>
      </w:pPr>
    </w:p>
    <w:p w14:paraId="7F20C8A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27BF94AD" w14:textId="77777777" w:rsidR="0050129A" w:rsidRPr="00674D5D" w:rsidRDefault="0050129A" w:rsidP="00674D5D">
      <w:pPr>
        <w:pStyle w:val="PlainText"/>
        <w:rPr>
          <w:rFonts w:ascii="Courier New" w:hAnsi="Courier New" w:cs="Courier New"/>
        </w:rPr>
      </w:pPr>
    </w:p>
    <w:p w14:paraId="7BB7863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Do not force Net Paid into EDE/AOR scope.</w:t>
      </w:r>
    </w:p>
    <w:p w14:paraId="4AA3DB5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Keep downline/former/legacy money visible in money-flow views.</w:t>
      </w:r>
    </w:p>
    <w:p w14:paraId="0B238FC6" w14:textId="77777777" w:rsidR="0050129A" w:rsidRPr="00674D5D" w:rsidRDefault="0050129A" w:rsidP="00674D5D">
      <w:pPr>
        <w:pStyle w:val="PlainText"/>
        <w:rPr>
          <w:rFonts w:ascii="Courier New" w:hAnsi="Courier New" w:cs="Courier New"/>
        </w:rPr>
      </w:pPr>
    </w:p>
    <w:p w14:paraId="6E4F649C"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11. Allen / Hantz / Scott should remain Downline/Override for now</w:t>
      </w:r>
    </w:p>
    <w:p w14:paraId="76D3B206" w14:textId="77777777" w:rsidR="0050129A" w:rsidRPr="00674D5D" w:rsidRDefault="0050129A" w:rsidP="00674D5D">
      <w:pPr>
        <w:pStyle w:val="PlainText"/>
        <w:rPr>
          <w:rFonts w:ascii="Courier New" w:hAnsi="Courier New" w:cs="Courier New"/>
        </w:rPr>
      </w:pPr>
    </w:p>
    <w:p w14:paraId="32618C0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Allen Ford, Hantz Pierre, and Scott O'Toole should stay in Downline/Override; no separate bucket is needed right now.</w:t>
      </w:r>
    </w:p>
    <w:p w14:paraId="634618D9" w14:textId="77777777" w:rsidR="0050129A" w:rsidRPr="00674D5D" w:rsidRDefault="0050129A" w:rsidP="00674D5D">
      <w:pPr>
        <w:pStyle w:val="PlainText"/>
        <w:rPr>
          <w:rFonts w:ascii="Courier New" w:hAnsi="Courier New" w:cs="Courier New"/>
        </w:rPr>
      </w:pPr>
    </w:p>
    <w:p w14:paraId="1334260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Jason's note: the current Net Paid breakout is fine.</w:t>
      </w:r>
    </w:p>
    <w:p w14:paraId="52A3DBA5" w14:textId="77777777" w:rsidR="0050129A" w:rsidRPr="00674D5D" w:rsidRDefault="0050129A" w:rsidP="00674D5D">
      <w:pPr>
        <w:pStyle w:val="PlainText"/>
        <w:rPr>
          <w:rFonts w:ascii="Courier New" w:hAnsi="Courier New" w:cs="Courier New"/>
        </w:rPr>
      </w:pPr>
    </w:p>
    <w:p w14:paraId="732E2181"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4BC84687" w14:textId="77777777" w:rsidR="0050129A" w:rsidRPr="00674D5D" w:rsidRDefault="0050129A" w:rsidP="00674D5D">
      <w:pPr>
        <w:pStyle w:val="PlainText"/>
        <w:rPr>
          <w:rFonts w:ascii="Courier New" w:hAnsi="Courier New" w:cs="Courier New"/>
        </w:rPr>
      </w:pPr>
    </w:p>
    <w:p w14:paraId="5D467BD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Do not use `COVERALL_OWNED_WRITING_NPNS` to move these into direct Coverall.</w:t>
      </w:r>
    </w:p>
    <w:p w14:paraId="7409B5E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The map can still help classify/label/audit Coverall-owned writing-agent cases.</w:t>
      </w:r>
    </w:p>
    <w:p w14:paraId="33954899" w14:textId="77777777" w:rsidR="0050129A" w:rsidRPr="00674D5D" w:rsidRDefault="0050129A" w:rsidP="00674D5D">
      <w:pPr>
        <w:pStyle w:val="PlainText"/>
        <w:rPr>
          <w:rFonts w:ascii="Courier New" w:hAnsi="Courier New" w:cs="Courier New"/>
        </w:rPr>
      </w:pPr>
    </w:p>
    <w:p w14:paraId="010EE709" w14:textId="6C5532F9"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12. </w:t>
      </w:r>
      <w:proofErr w:type="spellStart"/>
      <w:r w:rsidRPr="00674D5D">
        <w:rPr>
          <w:rFonts w:ascii="Courier New" w:hAnsi="Courier New" w:cs="Courier New"/>
        </w:rPr>
        <w:t>Clawback</w:t>
      </w:r>
      <w:proofErr w:type="spellEnd"/>
      <w:r w:rsidRPr="00674D5D">
        <w:rPr>
          <w:rFonts w:ascii="Courier New" w:hAnsi="Courier New" w:cs="Courier New"/>
        </w:rPr>
        <w:t xml:space="preserve"> popup/export is </w:t>
      </w:r>
      <w:proofErr w:type="gramStart"/>
      <w:r w:rsidRPr="00674D5D">
        <w:rPr>
          <w:rFonts w:ascii="Courier New" w:hAnsi="Courier New" w:cs="Courier New"/>
        </w:rPr>
        <w:t>useful, but</w:t>
      </w:r>
      <w:proofErr w:type="gramEnd"/>
      <w:r w:rsidRPr="00674D5D">
        <w:rPr>
          <w:rFonts w:ascii="Courier New" w:hAnsi="Courier New" w:cs="Courier New"/>
        </w:rPr>
        <w:t xml:space="preserve"> should consolidate rows</w:t>
      </w:r>
      <w:ins w:id="9" w:author="jason fine" w:date="2026-05-07T13:28:00Z" w16du:dateUtc="2026-05-07T17:28:00Z">
        <w:r w:rsidR="00E647E4">
          <w:rPr>
            <w:rFonts w:ascii="Courier New" w:hAnsi="Courier New" w:cs="Courier New"/>
          </w:rPr>
          <w:t xml:space="preserve"> </w:t>
        </w:r>
      </w:ins>
      <w:ins w:id="10" w:author="jason fine" w:date="2026-05-07T13:29:00Z" w16du:dateUtc="2026-05-07T17:29:00Z">
        <w:r w:rsidR="00E647E4">
          <w:rPr>
            <w:rFonts w:ascii="Courier New" w:hAnsi="Courier New" w:cs="Courier New"/>
          </w:rPr>
          <w:t>–</w:t>
        </w:r>
      </w:ins>
      <w:ins w:id="11" w:author="jason fine" w:date="2026-05-07T13:28:00Z" w16du:dateUtc="2026-05-07T17:28:00Z">
        <w:r w:rsidR="00E647E4">
          <w:rPr>
            <w:rFonts w:ascii="Courier New" w:hAnsi="Courier New" w:cs="Courier New"/>
          </w:rPr>
          <w:t xml:space="preserve"> </w:t>
        </w:r>
      </w:ins>
      <w:ins w:id="12" w:author="jason fine" w:date="2026-05-07T13:29:00Z" w16du:dateUtc="2026-05-07T17:29:00Z">
        <w:r w:rsidR="00E647E4">
          <w:rPr>
            <w:rFonts w:ascii="Courier New" w:hAnsi="Courier New" w:cs="Courier New"/>
          </w:rPr>
          <w:t>note there is currently no pop-up export functionality.</w:t>
        </w:r>
      </w:ins>
    </w:p>
    <w:p w14:paraId="33C1E264" w14:textId="77777777" w:rsidR="0050129A" w:rsidRPr="00674D5D" w:rsidRDefault="0050129A" w:rsidP="00674D5D">
      <w:pPr>
        <w:pStyle w:val="PlainText"/>
        <w:rPr>
          <w:rFonts w:ascii="Courier New" w:hAnsi="Courier New" w:cs="Courier New"/>
        </w:rPr>
      </w:pPr>
    </w:p>
    <w:p w14:paraId="3016F0E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Decision: the </w:t>
      </w:r>
      <w:proofErr w:type="spellStart"/>
      <w:r w:rsidRPr="00674D5D">
        <w:rPr>
          <w:rFonts w:ascii="Courier New" w:hAnsi="Courier New" w:cs="Courier New"/>
        </w:rPr>
        <w:t>clawback</w:t>
      </w:r>
      <w:proofErr w:type="spellEnd"/>
      <w:r w:rsidRPr="00674D5D">
        <w:rPr>
          <w:rFonts w:ascii="Courier New" w:hAnsi="Courier New" w:cs="Courier New"/>
        </w:rPr>
        <w:t xml:space="preserve"> detail popup and export are useful.</w:t>
      </w:r>
    </w:p>
    <w:p w14:paraId="7B253D7F" w14:textId="77777777" w:rsidR="0050129A" w:rsidRPr="00674D5D" w:rsidRDefault="0050129A" w:rsidP="00674D5D">
      <w:pPr>
        <w:pStyle w:val="PlainText"/>
        <w:rPr>
          <w:rFonts w:ascii="Courier New" w:hAnsi="Courier New" w:cs="Courier New"/>
        </w:rPr>
      </w:pPr>
    </w:p>
    <w:p w14:paraId="5EB53CB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Desired improvement:</w:t>
      </w:r>
    </w:p>
    <w:p w14:paraId="69E624CB" w14:textId="77777777" w:rsidR="0050129A" w:rsidRPr="00674D5D" w:rsidRDefault="0050129A" w:rsidP="00674D5D">
      <w:pPr>
        <w:pStyle w:val="PlainText"/>
        <w:rPr>
          <w:rFonts w:ascii="Courier New" w:hAnsi="Courier New" w:cs="Courier New"/>
        </w:rPr>
      </w:pPr>
    </w:p>
    <w:p w14:paraId="3D1E7F6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Consolidate multi-row chargebacks by member.</w:t>
      </w:r>
    </w:p>
    <w:p w14:paraId="560B3FD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Example: if one person is charged back for 3 months, show one member-level row with total charged back, timeframe, and number of months.</w:t>
      </w:r>
    </w:p>
    <w:p w14:paraId="089D847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Add bottom totals: number of members, number of months, total amount, and earliest-to-latest date span.</w:t>
      </w:r>
    </w:p>
    <w:p w14:paraId="1DEE61EE" w14:textId="77777777" w:rsidR="0050129A" w:rsidRPr="00674D5D" w:rsidRDefault="0050129A" w:rsidP="00674D5D">
      <w:pPr>
        <w:pStyle w:val="PlainText"/>
        <w:rPr>
          <w:rFonts w:ascii="Courier New" w:hAnsi="Courier New" w:cs="Courier New"/>
        </w:rPr>
      </w:pPr>
    </w:p>
    <w:p w14:paraId="5D2FA58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07ED08A1" w14:textId="77777777" w:rsidR="0050129A" w:rsidRPr="00674D5D" w:rsidRDefault="0050129A" w:rsidP="00674D5D">
      <w:pPr>
        <w:pStyle w:val="PlainText"/>
        <w:rPr>
          <w:rFonts w:ascii="Courier New" w:hAnsi="Courier New" w:cs="Courier New"/>
        </w:rPr>
      </w:pPr>
    </w:p>
    <w:p w14:paraId="2B70B5E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Future Lovable ticket: improve </w:t>
      </w:r>
      <w:proofErr w:type="spellStart"/>
      <w:r w:rsidRPr="00674D5D">
        <w:rPr>
          <w:rFonts w:ascii="Courier New" w:hAnsi="Courier New" w:cs="Courier New"/>
        </w:rPr>
        <w:t>clawback</w:t>
      </w:r>
      <w:proofErr w:type="spellEnd"/>
      <w:r w:rsidRPr="00674D5D">
        <w:rPr>
          <w:rFonts w:ascii="Courier New" w:hAnsi="Courier New" w:cs="Courier New"/>
        </w:rPr>
        <w:t xml:space="preserve"> detail modal/export grouping.</w:t>
      </w:r>
    </w:p>
    <w:p w14:paraId="1DFEEEE1" w14:textId="77777777" w:rsidR="0050129A" w:rsidRPr="00674D5D" w:rsidRDefault="0050129A" w:rsidP="00674D5D">
      <w:pPr>
        <w:pStyle w:val="PlainText"/>
        <w:rPr>
          <w:rFonts w:ascii="Courier New" w:hAnsi="Courier New" w:cs="Courier New"/>
        </w:rPr>
      </w:pPr>
    </w:p>
    <w:p w14:paraId="581EFBA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13. Est. Missing Commission should align with the unpaid/export calculation</w:t>
      </w:r>
    </w:p>
    <w:p w14:paraId="37A97F00" w14:textId="77777777" w:rsidR="0050129A" w:rsidRPr="00674D5D" w:rsidRDefault="0050129A" w:rsidP="00674D5D">
      <w:pPr>
        <w:pStyle w:val="PlainText"/>
        <w:rPr>
          <w:rFonts w:ascii="Courier New" w:hAnsi="Courier New" w:cs="Courier New"/>
        </w:rPr>
      </w:pPr>
    </w:p>
    <w:p w14:paraId="7C79FF7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Est. Missing Commission should use the same dollar calculation as the Missing Commission Export, assuming "official unpaid recovery list" means Unpaid Policies / export rows.</w:t>
      </w:r>
    </w:p>
    <w:p w14:paraId="6F4A3140" w14:textId="77777777" w:rsidR="0050129A" w:rsidRPr="00674D5D" w:rsidRDefault="0050129A" w:rsidP="00674D5D">
      <w:pPr>
        <w:pStyle w:val="PlainText"/>
        <w:rPr>
          <w:rFonts w:ascii="Courier New" w:hAnsi="Courier New" w:cs="Courier New"/>
        </w:rPr>
      </w:pPr>
    </w:p>
    <w:p w14:paraId="0C5046E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Jason caveat: needs better understanding of how downline payment could be considered missing if the member is not in our EDE or Back Office.</w:t>
      </w:r>
    </w:p>
    <w:p w14:paraId="7EBDFAD7" w14:textId="77777777" w:rsidR="0050129A" w:rsidRPr="00674D5D" w:rsidRDefault="0050129A" w:rsidP="00674D5D">
      <w:pPr>
        <w:pStyle w:val="PlainText"/>
        <w:rPr>
          <w:rFonts w:ascii="Courier New" w:hAnsi="Courier New" w:cs="Courier New"/>
        </w:rPr>
      </w:pPr>
    </w:p>
    <w:p w14:paraId="594CF6E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78A8CBDD" w14:textId="77777777" w:rsidR="0050129A" w:rsidRPr="00674D5D" w:rsidRDefault="0050129A" w:rsidP="00674D5D">
      <w:pPr>
        <w:pStyle w:val="PlainText"/>
        <w:rPr>
          <w:rFonts w:ascii="Courier New" w:hAnsi="Courier New" w:cs="Courier New"/>
        </w:rPr>
      </w:pPr>
    </w:p>
    <w:p w14:paraId="7EA1D63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Move toward aligning Est. Missing Commission with the Missing Commission Export.</w:t>
      </w:r>
    </w:p>
    <w:p w14:paraId="21A402C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lastRenderedPageBreak/>
        <w:t>- Do not silently hide the 5 junk/downline AOR missing-dollar rows until the business meaning is discussed.</w:t>
      </w:r>
    </w:p>
    <w:p w14:paraId="2C0B5D71"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This is not a safe immediate build ticket yet. It needs a short data-flow audit first: where did the `</w:t>
      </w:r>
      <w:proofErr w:type="spellStart"/>
      <w:r w:rsidRPr="00674D5D">
        <w:rPr>
          <w:rFonts w:ascii="Courier New" w:hAnsi="Courier New" w:cs="Courier New"/>
        </w:rPr>
        <w:t>estimated_missing_commission</w:t>
      </w:r>
      <w:proofErr w:type="spellEnd"/>
      <w:r w:rsidRPr="00674D5D">
        <w:rPr>
          <w:rFonts w:ascii="Courier New" w:hAnsi="Courier New" w:cs="Courier New"/>
        </w:rPr>
        <w:t>` dollars on those 5 rows come from, and why were they identified as missing?</w:t>
      </w:r>
    </w:p>
    <w:p w14:paraId="4B0C8706" w14:textId="77777777" w:rsidR="0050129A" w:rsidRPr="00674D5D" w:rsidRDefault="0050129A" w:rsidP="00674D5D">
      <w:pPr>
        <w:pStyle w:val="PlainText"/>
        <w:rPr>
          <w:rFonts w:ascii="Courier New" w:hAnsi="Courier New" w:cs="Courier New"/>
        </w:rPr>
      </w:pPr>
    </w:p>
    <w:p w14:paraId="3AA4DC41"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14. Source Coverage should separate core Coverall/Vix from downline/legacy/SBE cases</w:t>
      </w:r>
    </w:p>
    <w:p w14:paraId="61A272BE" w14:textId="77777777" w:rsidR="0050129A" w:rsidRPr="00674D5D" w:rsidRDefault="0050129A" w:rsidP="00674D5D">
      <w:pPr>
        <w:pStyle w:val="PlainText"/>
        <w:rPr>
          <w:rFonts w:ascii="Courier New" w:hAnsi="Courier New" w:cs="Courier New"/>
        </w:rPr>
      </w:pPr>
    </w:p>
    <w:p w14:paraId="3018C7A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direction: Source Coverage should distinguish core Coverall/Vix expected business from downline/legacy AOR and state-based exchange cases.</w:t>
      </w:r>
    </w:p>
    <w:p w14:paraId="41B02956" w14:textId="77777777" w:rsidR="0050129A" w:rsidRPr="00674D5D" w:rsidRDefault="0050129A" w:rsidP="00674D5D">
      <w:pPr>
        <w:pStyle w:val="PlainText"/>
        <w:rPr>
          <w:rFonts w:ascii="Courier New" w:hAnsi="Courier New" w:cs="Courier New"/>
        </w:rPr>
      </w:pPr>
    </w:p>
    <w:p w14:paraId="1E2E8FA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Jason's examples:</w:t>
      </w:r>
    </w:p>
    <w:p w14:paraId="7B49B11D" w14:textId="77777777" w:rsidR="0050129A" w:rsidRPr="00674D5D" w:rsidRDefault="0050129A" w:rsidP="00674D5D">
      <w:pPr>
        <w:pStyle w:val="PlainText"/>
        <w:rPr>
          <w:rFonts w:ascii="Courier New" w:hAnsi="Courier New" w:cs="Courier New"/>
        </w:rPr>
      </w:pPr>
    </w:p>
    <w:p w14:paraId="551C8F42"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Paid but missing from EDE may be tied to SBE enrollments.</w:t>
      </w:r>
    </w:p>
    <w:p w14:paraId="43B0BC3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A Coverall AOR might auto-renew but not be rewritten in EDE, for example Becky Shuta.</w:t>
      </w:r>
    </w:p>
    <w:p w14:paraId="6E30FFF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This could appear in Back Office but not EDE and should be visible without confusing the main EDE-based reconciliation.</w:t>
      </w:r>
    </w:p>
    <w:p w14:paraId="68D78D5A" w14:textId="77777777" w:rsidR="0050129A" w:rsidRPr="00674D5D" w:rsidRDefault="0050129A" w:rsidP="00674D5D">
      <w:pPr>
        <w:pStyle w:val="PlainText"/>
        <w:rPr>
          <w:rFonts w:ascii="Courier New" w:hAnsi="Courier New" w:cs="Courier New"/>
        </w:rPr>
      </w:pPr>
    </w:p>
    <w:p w14:paraId="3056969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04DB804A" w14:textId="77777777" w:rsidR="0050129A" w:rsidRPr="00674D5D" w:rsidRDefault="0050129A" w:rsidP="00674D5D">
      <w:pPr>
        <w:pStyle w:val="PlainText"/>
        <w:rPr>
          <w:rFonts w:ascii="Courier New" w:hAnsi="Courier New" w:cs="Courier New"/>
        </w:rPr>
      </w:pPr>
    </w:p>
    <w:p w14:paraId="73D5462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Source Coverage likely needs clearer naming and/or sub-buckets.</w:t>
      </w:r>
    </w:p>
    <w:p w14:paraId="57F1845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Do not collapse all non-EDE paid rows into one ambiguous label.</w:t>
      </w:r>
    </w:p>
    <w:p w14:paraId="676EB161" w14:textId="77777777" w:rsidR="0050129A" w:rsidRPr="00674D5D" w:rsidRDefault="0050129A" w:rsidP="00674D5D">
      <w:pPr>
        <w:pStyle w:val="PlainText"/>
        <w:rPr>
          <w:rFonts w:ascii="Courier New" w:hAnsi="Courier New" w:cs="Courier New"/>
        </w:rPr>
      </w:pPr>
    </w:p>
    <w:p w14:paraId="1C97C3C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15. Exception Summary should be scoped to Dashboard dropdown</w:t>
      </w:r>
    </w:p>
    <w:p w14:paraId="053EBEEE" w14:textId="77777777" w:rsidR="0050129A" w:rsidRPr="00674D5D" w:rsidRDefault="0050129A" w:rsidP="00674D5D">
      <w:pPr>
        <w:pStyle w:val="PlainText"/>
        <w:rPr>
          <w:rFonts w:ascii="Courier New" w:hAnsi="Courier New" w:cs="Courier New"/>
        </w:rPr>
      </w:pPr>
    </w:p>
    <w:p w14:paraId="532F59D2"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Dashboard Exception Summary should follow the Dashboard scope dropdown.</w:t>
      </w:r>
    </w:p>
    <w:p w14:paraId="5A95B151" w14:textId="77777777" w:rsidR="0050129A" w:rsidRPr="00674D5D" w:rsidRDefault="0050129A" w:rsidP="00674D5D">
      <w:pPr>
        <w:pStyle w:val="PlainText"/>
        <w:rPr>
          <w:rFonts w:ascii="Courier New" w:hAnsi="Courier New" w:cs="Courier New"/>
        </w:rPr>
      </w:pPr>
    </w:p>
    <w:p w14:paraId="3BC05D1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Additional observed issue: in Feb 2026, "Paid but Missing from EDE" showed 128 in Exception Summary but 56 in Source Coverage. Jason suspects this may be a labeling/definition issue.</w:t>
      </w:r>
    </w:p>
    <w:p w14:paraId="5DBF63EA" w14:textId="77777777" w:rsidR="0050129A" w:rsidRPr="00674D5D" w:rsidRDefault="0050129A" w:rsidP="00674D5D">
      <w:pPr>
        <w:pStyle w:val="PlainText"/>
        <w:rPr>
          <w:rFonts w:ascii="Courier New" w:hAnsi="Courier New" w:cs="Courier New"/>
        </w:rPr>
      </w:pPr>
    </w:p>
    <w:p w14:paraId="1268E2D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5CD271D2" w14:textId="77777777" w:rsidR="0050129A" w:rsidRPr="00674D5D" w:rsidRDefault="0050129A" w:rsidP="00674D5D">
      <w:pPr>
        <w:pStyle w:val="PlainText"/>
        <w:rPr>
          <w:rFonts w:ascii="Courier New" w:hAnsi="Courier New" w:cs="Courier New"/>
        </w:rPr>
      </w:pPr>
    </w:p>
    <w:p w14:paraId="106575D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Scope Exception Summary to the Dashboard dropdown.</w:t>
      </w:r>
    </w:p>
    <w:p w14:paraId="1F663F7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Audit similarly named issue/category labels to distinguish:</w:t>
      </w:r>
    </w:p>
    <w:p w14:paraId="309DEFA8"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exists in Ambetter/Back Office but missing from EDE</w:t>
      </w:r>
    </w:p>
    <w:p w14:paraId="35FFCCA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paid on commission statement but missing from EDE</w:t>
      </w:r>
    </w:p>
    <w:p w14:paraId="315C2872" w14:textId="77777777" w:rsidR="0050129A" w:rsidRPr="00674D5D" w:rsidRDefault="0050129A" w:rsidP="00674D5D">
      <w:pPr>
        <w:pStyle w:val="PlainText"/>
        <w:rPr>
          <w:rFonts w:ascii="Courier New" w:hAnsi="Courier New" w:cs="Courier New"/>
        </w:rPr>
      </w:pPr>
    </w:p>
    <w:p w14:paraId="3788733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16. Missing Commission Export </w:t>
      </w:r>
      <w:proofErr w:type="gramStart"/>
      <w:r w:rsidRPr="00674D5D">
        <w:rPr>
          <w:rFonts w:ascii="Courier New" w:hAnsi="Courier New" w:cs="Courier New"/>
        </w:rPr>
        <w:t>parity</w:t>
      </w:r>
      <w:proofErr w:type="gramEnd"/>
      <w:r w:rsidRPr="00674D5D">
        <w:rPr>
          <w:rFonts w:ascii="Courier New" w:hAnsi="Courier New" w:cs="Courier New"/>
        </w:rPr>
        <w:t xml:space="preserve"> is the test for item 13</w:t>
      </w:r>
    </w:p>
    <w:p w14:paraId="08B89146" w14:textId="77777777" w:rsidR="0050129A" w:rsidRPr="00674D5D" w:rsidRDefault="0050129A" w:rsidP="00674D5D">
      <w:pPr>
        <w:pStyle w:val="PlainText"/>
        <w:rPr>
          <w:rFonts w:ascii="Courier New" w:hAnsi="Courier New" w:cs="Courier New"/>
        </w:rPr>
      </w:pPr>
    </w:p>
    <w:p w14:paraId="2BA9D5D1"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Decision: yes, Est. Missing Commission should use the same dollar calculation as the export, subject to the caveat above about understanding downline/junk-AOR missing dollars.</w:t>
      </w:r>
    </w:p>
    <w:p w14:paraId="2D7C6CEC" w14:textId="77777777" w:rsidR="0050129A" w:rsidRPr="00674D5D" w:rsidRDefault="0050129A" w:rsidP="00674D5D">
      <w:pPr>
        <w:pStyle w:val="PlainText"/>
        <w:rPr>
          <w:rFonts w:ascii="Courier New" w:hAnsi="Courier New" w:cs="Courier New"/>
        </w:rPr>
      </w:pPr>
    </w:p>
    <w:p w14:paraId="196B63D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Implementation implication:</w:t>
      </w:r>
    </w:p>
    <w:p w14:paraId="47E1FB3C" w14:textId="77777777" w:rsidR="0050129A" w:rsidRPr="00674D5D" w:rsidRDefault="0050129A" w:rsidP="00674D5D">
      <w:pPr>
        <w:pStyle w:val="PlainText"/>
        <w:rPr>
          <w:rFonts w:ascii="Courier New" w:hAnsi="Courier New" w:cs="Courier New"/>
        </w:rPr>
      </w:pPr>
    </w:p>
    <w:p w14:paraId="436FF541"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Future contract should define one official missing-commission dollar calculation.</w:t>
      </w:r>
    </w:p>
    <w:p w14:paraId="39208AE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lastRenderedPageBreak/>
        <w:t>- Treat this as the parity test for item 13, not as a separate build decision. After the definition is settled, the Dashboard card and Missing Commission Export should match for the same batch and scope.</w:t>
      </w:r>
    </w:p>
    <w:p w14:paraId="307D2339" w14:textId="77777777" w:rsidR="0050129A" w:rsidRPr="00674D5D" w:rsidRDefault="0050129A" w:rsidP="00674D5D">
      <w:pPr>
        <w:pStyle w:val="PlainText"/>
        <w:rPr>
          <w:rFonts w:ascii="Courier New" w:hAnsi="Courier New" w:cs="Courier New"/>
        </w:rPr>
      </w:pPr>
    </w:p>
    <w:p w14:paraId="4BBD05B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New Business Concepts Jason Introduced</w:t>
      </w:r>
    </w:p>
    <w:p w14:paraId="2D92212B" w14:textId="77777777" w:rsidR="0050129A" w:rsidRPr="00674D5D" w:rsidRDefault="0050129A" w:rsidP="00674D5D">
      <w:pPr>
        <w:pStyle w:val="PlainText"/>
        <w:rPr>
          <w:rFonts w:ascii="Courier New" w:hAnsi="Courier New" w:cs="Courier New"/>
        </w:rPr>
      </w:pPr>
    </w:p>
    <w:p w14:paraId="5A0F2B9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Writing-agent master spreadsheet as ownership authority</w:t>
      </w:r>
    </w:p>
    <w:p w14:paraId="1308FA55" w14:textId="77777777" w:rsidR="0050129A" w:rsidRPr="00674D5D" w:rsidRDefault="0050129A" w:rsidP="00674D5D">
      <w:pPr>
        <w:pStyle w:val="PlainText"/>
        <w:rPr>
          <w:rFonts w:ascii="Courier New" w:hAnsi="Courier New" w:cs="Courier New"/>
        </w:rPr>
      </w:pPr>
    </w:p>
    <w:p w14:paraId="5A784F9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Jason suggested using the spreadsheet that contains writing IDs, NPNs, agents, and carriers.</w:t>
      </w:r>
    </w:p>
    <w:p w14:paraId="549337D7" w14:textId="77777777" w:rsidR="0050129A" w:rsidRPr="00674D5D" w:rsidRDefault="0050129A" w:rsidP="00674D5D">
      <w:pPr>
        <w:pStyle w:val="PlainText"/>
        <w:rPr>
          <w:rFonts w:ascii="Courier New" w:hAnsi="Courier New" w:cs="Courier New"/>
        </w:rPr>
      </w:pPr>
    </w:p>
    <w:p w14:paraId="2ED20BF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Proposed business rule:</w:t>
      </w:r>
    </w:p>
    <w:p w14:paraId="4B221344" w14:textId="77777777" w:rsidR="0050129A" w:rsidRPr="00674D5D" w:rsidRDefault="0050129A" w:rsidP="00674D5D">
      <w:pPr>
        <w:pStyle w:val="PlainText"/>
        <w:rPr>
          <w:rFonts w:ascii="Courier New" w:hAnsi="Courier New" w:cs="Courier New"/>
        </w:rPr>
      </w:pPr>
    </w:p>
    <w:p w14:paraId="754A004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If an agent/NPN appears in that spreadsheet, and appears on a commission statement, and is not a current Coverall AOR, treat it similarly to Allen Ford or Scott O'Toole: Coverall-owned writing-agent business rather than outside leakage.</w:t>
      </w:r>
    </w:p>
    <w:p w14:paraId="32FA79B1" w14:textId="77777777" w:rsidR="0050129A" w:rsidRPr="00674D5D" w:rsidRDefault="0050129A" w:rsidP="00674D5D">
      <w:pPr>
        <w:pStyle w:val="PlainText"/>
        <w:rPr>
          <w:rFonts w:ascii="Courier New" w:hAnsi="Courier New" w:cs="Courier New"/>
        </w:rPr>
      </w:pPr>
    </w:p>
    <w:p w14:paraId="4E1B4E8C"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Needs follow-up:</w:t>
      </w:r>
    </w:p>
    <w:p w14:paraId="08A12322" w14:textId="77777777" w:rsidR="0050129A" w:rsidRPr="00674D5D" w:rsidRDefault="0050129A" w:rsidP="00674D5D">
      <w:pPr>
        <w:pStyle w:val="PlainText"/>
        <w:rPr>
          <w:rFonts w:ascii="Courier New" w:hAnsi="Courier New" w:cs="Courier New"/>
        </w:rPr>
      </w:pPr>
    </w:p>
    <w:p w14:paraId="28CD93C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Identify the spreadsheet.</w:t>
      </w:r>
    </w:p>
    <w:p w14:paraId="71AA737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Confirm fields and carrier coverage.</w:t>
      </w:r>
    </w:p>
    <w:p w14:paraId="331C449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Decide whether it becomes an app data source or remains an audit/reference file.</w:t>
      </w:r>
    </w:p>
    <w:p w14:paraId="5E8137A4" w14:textId="77777777" w:rsidR="0050129A" w:rsidRPr="00674D5D" w:rsidRDefault="0050129A" w:rsidP="00674D5D">
      <w:pPr>
        <w:pStyle w:val="PlainText"/>
        <w:rPr>
          <w:rFonts w:ascii="Courier New" w:hAnsi="Courier New" w:cs="Courier New"/>
        </w:rPr>
      </w:pPr>
    </w:p>
    <w:p w14:paraId="1E406B0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Carrier-submitted reconciliation holding status</w:t>
      </w:r>
    </w:p>
    <w:p w14:paraId="28573E05" w14:textId="77777777" w:rsidR="0050129A" w:rsidRPr="00674D5D" w:rsidRDefault="0050129A" w:rsidP="00674D5D">
      <w:pPr>
        <w:pStyle w:val="PlainText"/>
        <w:rPr>
          <w:rFonts w:ascii="Courier New" w:hAnsi="Courier New" w:cs="Courier New"/>
        </w:rPr>
      </w:pPr>
    </w:p>
    <w:p w14:paraId="35F3020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Jason asked whether there is or should be a way to mark records as submitted to carrier for reconciliation.</w:t>
      </w:r>
    </w:p>
    <w:p w14:paraId="46A2D4C9" w14:textId="77777777" w:rsidR="0050129A" w:rsidRPr="00674D5D" w:rsidRDefault="0050129A" w:rsidP="00674D5D">
      <w:pPr>
        <w:pStyle w:val="PlainText"/>
        <w:rPr>
          <w:rFonts w:ascii="Courier New" w:hAnsi="Courier New" w:cs="Courier New"/>
        </w:rPr>
      </w:pPr>
    </w:p>
    <w:p w14:paraId="6FCA0CF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Potential workflow:</w:t>
      </w:r>
    </w:p>
    <w:p w14:paraId="356059CA" w14:textId="77777777" w:rsidR="0050129A" w:rsidRPr="00674D5D" w:rsidRDefault="0050129A" w:rsidP="00674D5D">
      <w:pPr>
        <w:pStyle w:val="PlainText"/>
        <w:rPr>
          <w:rFonts w:ascii="Courier New" w:hAnsi="Courier New" w:cs="Courier New"/>
        </w:rPr>
      </w:pPr>
    </w:p>
    <w:p w14:paraId="4C61702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1. Record is missing/disputable.</w:t>
      </w:r>
    </w:p>
    <w:p w14:paraId="5119475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2. Operator submits to carrier.</w:t>
      </w:r>
    </w:p>
    <w:p w14:paraId="51D38C88"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3. App marks it as submitted/holding.</w:t>
      </w:r>
    </w:p>
    <w:p w14:paraId="3BC31DC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4. Later file upload resolves it automatically, or carrier denial removes/changes the status.</w:t>
      </w:r>
    </w:p>
    <w:p w14:paraId="4759B24F" w14:textId="77777777" w:rsidR="0050129A" w:rsidRPr="00674D5D" w:rsidRDefault="0050129A" w:rsidP="00674D5D">
      <w:pPr>
        <w:pStyle w:val="PlainText"/>
        <w:rPr>
          <w:rFonts w:ascii="Courier New" w:hAnsi="Courier New" w:cs="Courier New"/>
        </w:rPr>
      </w:pPr>
    </w:p>
    <w:p w14:paraId="571A4CD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Needs follow-up:</w:t>
      </w:r>
    </w:p>
    <w:p w14:paraId="27022979" w14:textId="77777777" w:rsidR="0050129A" w:rsidRPr="00674D5D" w:rsidRDefault="0050129A" w:rsidP="00674D5D">
      <w:pPr>
        <w:pStyle w:val="PlainText"/>
        <w:rPr>
          <w:rFonts w:ascii="Courier New" w:hAnsi="Courier New" w:cs="Courier New"/>
        </w:rPr>
      </w:pPr>
    </w:p>
    <w:p w14:paraId="18FDD33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Decide if this belongs in Not in Back Office, Missing Commission, or a broader exception workflow.</w:t>
      </w:r>
    </w:p>
    <w:p w14:paraId="5C9D7B30" w14:textId="77777777" w:rsidR="0050129A" w:rsidRPr="00674D5D" w:rsidRDefault="0050129A" w:rsidP="00674D5D">
      <w:pPr>
        <w:pStyle w:val="PlainText"/>
        <w:rPr>
          <w:rFonts w:ascii="Courier New" w:hAnsi="Courier New" w:cs="Courier New"/>
        </w:rPr>
      </w:pPr>
    </w:p>
    <w:p w14:paraId="208BCAD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Premium due versus zero-net-premium split</w:t>
      </w:r>
    </w:p>
    <w:p w14:paraId="2DF14AE3" w14:textId="77777777" w:rsidR="0050129A" w:rsidRPr="00674D5D" w:rsidRDefault="0050129A" w:rsidP="00674D5D">
      <w:pPr>
        <w:pStyle w:val="PlainText"/>
        <w:rPr>
          <w:rFonts w:ascii="Courier New" w:hAnsi="Courier New" w:cs="Courier New"/>
        </w:rPr>
      </w:pPr>
    </w:p>
    <w:p w14:paraId="1CD2A37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Jason wants missing/unpaid views to distinguish:</w:t>
      </w:r>
    </w:p>
    <w:p w14:paraId="57D593CC" w14:textId="77777777" w:rsidR="0050129A" w:rsidRPr="00674D5D" w:rsidRDefault="0050129A" w:rsidP="00674D5D">
      <w:pPr>
        <w:pStyle w:val="PlainText"/>
        <w:rPr>
          <w:rFonts w:ascii="Courier New" w:hAnsi="Courier New" w:cs="Courier New"/>
        </w:rPr>
      </w:pPr>
    </w:p>
    <w:p w14:paraId="3793E03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zero-net-premium plans</w:t>
      </w:r>
    </w:p>
    <w:p w14:paraId="3F0D4F0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plans with net premium due</w:t>
      </w:r>
    </w:p>
    <w:p w14:paraId="7C9ECB50" w14:textId="77777777" w:rsidR="0050129A" w:rsidRPr="00674D5D" w:rsidRDefault="0050129A" w:rsidP="00674D5D">
      <w:pPr>
        <w:pStyle w:val="PlainText"/>
        <w:rPr>
          <w:rFonts w:ascii="Courier New" w:hAnsi="Courier New" w:cs="Courier New"/>
        </w:rPr>
      </w:pPr>
    </w:p>
    <w:p w14:paraId="72EAA63C"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Reason:</w:t>
      </w:r>
    </w:p>
    <w:p w14:paraId="2EF83479" w14:textId="77777777" w:rsidR="0050129A" w:rsidRPr="00674D5D" w:rsidRDefault="0050129A" w:rsidP="00674D5D">
      <w:pPr>
        <w:pStyle w:val="PlainText"/>
        <w:rPr>
          <w:rFonts w:ascii="Courier New" w:hAnsi="Courier New" w:cs="Courier New"/>
        </w:rPr>
      </w:pPr>
    </w:p>
    <w:p w14:paraId="0301D65C"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Some missing commissions may be explainable by unpaid premiums.</w:t>
      </w:r>
    </w:p>
    <w:p w14:paraId="7889371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Others remain unexplained and should be prioritized differently.</w:t>
      </w:r>
    </w:p>
    <w:p w14:paraId="4312C1D3" w14:textId="77777777" w:rsidR="0050129A" w:rsidRPr="00674D5D" w:rsidRDefault="0050129A" w:rsidP="00674D5D">
      <w:pPr>
        <w:pStyle w:val="PlainText"/>
        <w:rPr>
          <w:rFonts w:ascii="Courier New" w:hAnsi="Courier New" w:cs="Courier New"/>
        </w:rPr>
      </w:pPr>
    </w:p>
    <w:p w14:paraId="41A2980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Needs follow-up:</w:t>
      </w:r>
    </w:p>
    <w:p w14:paraId="15AF900D" w14:textId="77777777" w:rsidR="0050129A" w:rsidRPr="00674D5D" w:rsidRDefault="0050129A" w:rsidP="00674D5D">
      <w:pPr>
        <w:pStyle w:val="PlainText"/>
        <w:rPr>
          <w:rFonts w:ascii="Courier New" w:hAnsi="Courier New" w:cs="Courier New"/>
        </w:rPr>
      </w:pPr>
    </w:p>
    <w:p w14:paraId="6A17FC90" w14:textId="35410145" w:rsidR="00E647E4" w:rsidRPr="00E647E4" w:rsidRDefault="0050129A" w:rsidP="00E647E4">
      <w:pPr>
        <w:rPr>
          <w:ins w:id="13" w:author="jason fine" w:date="2026-05-07T13:34:00Z" w16du:dateUtc="2026-05-07T17:34:00Z"/>
          <w:rFonts w:ascii="Aptos Narrow" w:eastAsia="Times New Roman" w:hAnsi="Aptos Narrow" w:cs="Times New Roman"/>
          <w:b/>
          <w:bCs/>
          <w:color w:val="000000"/>
          <w:kern w:val="0"/>
          <w:sz w:val="22"/>
          <w:szCs w:val="22"/>
          <w14:ligatures w14:val="none"/>
        </w:rPr>
      </w:pPr>
      <w:r w:rsidRPr="00674D5D">
        <w:rPr>
          <w:rFonts w:ascii="Courier New" w:hAnsi="Courier New" w:cs="Courier New"/>
          <w:sz w:val="21"/>
          <w:szCs w:val="21"/>
        </w:rPr>
        <w:t>- Identify where premium due / net premium fields live.</w:t>
      </w:r>
      <w:ins w:id="14" w:author="jason fine" w:date="2026-05-07T13:34:00Z" w16du:dateUtc="2026-05-07T17:34:00Z">
        <w:r w:rsidR="00E647E4">
          <w:rPr>
            <w:rFonts w:ascii="Courier New" w:hAnsi="Courier New" w:cs="Courier New"/>
          </w:rPr>
          <w:t xml:space="preserve"> – this should come from the </w:t>
        </w:r>
        <w:proofErr w:type="spellStart"/>
        <w:r w:rsidR="00E647E4">
          <w:rPr>
            <w:rFonts w:ascii="Courier New" w:hAnsi="Courier New" w:cs="Courier New"/>
          </w:rPr>
          <w:t>ede</w:t>
        </w:r>
        <w:proofErr w:type="spellEnd"/>
        <w:r w:rsidR="00E647E4">
          <w:rPr>
            <w:rFonts w:ascii="Courier New" w:hAnsi="Courier New" w:cs="Courier New"/>
          </w:rPr>
          <w:t xml:space="preserve"> field </w:t>
        </w:r>
        <w:proofErr w:type="spellStart"/>
        <w:r w:rsidR="00E647E4" w:rsidRPr="00E647E4">
          <w:rPr>
            <w:rFonts w:ascii="Aptos Narrow" w:eastAsia="Times New Roman" w:hAnsi="Aptos Narrow" w:cs="Times New Roman"/>
            <w:b/>
            <w:bCs/>
            <w:color w:val="000000"/>
            <w:kern w:val="0"/>
            <w:sz w:val="22"/>
            <w:szCs w:val="22"/>
            <w14:ligatures w14:val="none"/>
          </w:rPr>
          <w:t>netPremium</w:t>
        </w:r>
        <w:proofErr w:type="spellEnd"/>
      </w:ins>
    </w:p>
    <w:p w14:paraId="0B360317" w14:textId="662C807D" w:rsidR="0050129A" w:rsidRPr="00674D5D" w:rsidRDefault="0050129A" w:rsidP="00674D5D">
      <w:pPr>
        <w:pStyle w:val="PlainText"/>
        <w:rPr>
          <w:rFonts w:ascii="Courier New" w:hAnsi="Courier New" w:cs="Courier New"/>
        </w:rPr>
      </w:pPr>
    </w:p>
    <w:p w14:paraId="32213DF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Decide which cards/drilldowns should show the split.</w:t>
      </w:r>
    </w:p>
    <w:p w14:paraId="4052A71C" w14:textId="77777777" w:rsidR="0050129A" w:rsidRPr="00674D5D" w:rsidRDefault="0050129A" w:rsidP="00674D5D">
      <w:pPr>
        <w:pStyle w:val="PlainText"/>
        <w:rPr>
          <w:rFonts w:ascii="Courier New" w:hAnsi="Courier New" w:cs="Courier New"/>
        </w:rPr>
      </w:pPr>
    </w:p>
    <w:p w14:paraId="3DE1C57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Questions Still Open or Needing Discussion</w:t>
      </w:r>
    </w:p>
    <w:p w14:paraId="196186CE" w14:textId="77777777" w:rsidR="0050129A" w:rsidRPr="00674D5D" w:rsidRDefault="0050129A" w:rsidP="00674D5D">
      <w:pPr>
        <w:pStyle w:val="PlainText"/>
        <w:rPr>
          <w:rFonts w:ascii="Courier New" w:hAnsi="Courier New" w:cs="Courier New"/>
        </w:rPr>
      </w:pPr>
    </w:p>
    <w:p w14:paraId="4D7D4A2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1. What exactly should "Should Be Paid" include?</w:t>
      </w:r>
    </w:p>
    <w:p w14:paraId="5A919DC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Current definition </w:t>
      </w:r>
      <w:proofErr w:type="gramStart"/>
      <w:r w:rsidRPr="00674D5D">
        <w:rPr>
          <w:rFonts w:ascii="Courier New" w:hAnsi="Courier New" w:cs="Courier New"/>
        </w:rPr>
        <w:t>requires</w:t>
      </w:r>
      <w:proofErr w:type="gramEnd"/>
      <w:r w:rsidRPr="00674D5D">
        <w:rPr>
          <w:rFonts w:ascii="Courier New" w:hAnsi="Courier New" w:cs="Courier New"/>
        </w:rPr>
        <w:t xml:space="preserve"> found in Back Office.</w:t>
      </w:r>
    </w:p>
    <w:p w14:paraId="1F5F4B5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Jason wants EDE-eligible missing-from-BO members represented until resolved.</w:t>
      </w:r>
    </w:p>
    <w:p w14:paraId="25DB07B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Choose the shape: one expanded card, one card with an internal sub-status/split, or two related cards.</w:t>
      </w:r>
    </w:p>
    <w:p w14:paraId="5EC43559" w14:textId="77777777" w:rsidR="0050129A" w:rsidRPr="00674D5D" w:rsidRDefault="0050129A" w:rsidP="00674D5D">
      <w:pPr>
        <w:pStyle w:val="PlainText"/>
        <w:rPr>
          <w:rFonts w:ascii="Courier New" w:hAnsi="Courier New" w:cs="Courier New"/>
        </w:rPr>
      </w:pPr>
    </w:p>
    <w:p w14:paraId="283F7BD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2. Should the UI explain Vix/Coverall overlap directly?</w:t>
      </w:r>
    </w:p>
    <w:p w14:paraId="267DA44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Jason confirmed the overlap </w:t>
      </w:r>
      <w:proofErr w:type="gramStart"/>
      <w:r w:rsidRPr="00674D5D">
        <w:rPr>
          <w:rFonts w:ascii="Courier New" w:hAnsi="Courier New" w:cs="Courier New"/>
        </w:rPr>
        <w:t>is</w:t>
      </w:r>
      <w:proofErr w:type="gramEnd"/>
      <w:r w:rsidRPr="00674D5D">
        <w:rPr>
          <w:rFonts w:ascii="Courier New" w:hAnsi="Courier New" w:cs="Courier New"/>
        </w:rPr>
        <w:t xml:space="preserve"> correct but asked what this question means.</w:t>
      </w:r>
    </w:p>
    <w:p w14:paraId="3D14A0E5" w14:textId="35CB0346"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Proposed translation: add a tooltip note saying Vix is included inside Coverall for enrollment-style cards because Erica is a </w:t>
      </w:r>
      <w:proofErr w:type="spellStart"/>
      <w:r w:rsidRPr="00674D5D">
        <w:rPr>
          <w:rFonts w:ascii="Courier New" w:hAnsi="Courier New" w:cs="Courier New"/>
        </w:rPr>
        <w:t>Coverall_or_Vix</w:t>
      </w:r>
      <w:proofErr w:type="spellEnd"/>
      <w:r w:rsidRPr="00674D5D">
        <w:rPr>
          <w:rFonts w:ascii="Courier New" w:hAnsi="Courier New" w:cs="Courier New"/>
        </w:rPr>
        <w:t xml:space="preserve"> AOR.</w:t>
      </w:r>
      <w:ins w:id="15" w:author="jason fine" w:date="2026-05-07T13:35:00Z" w16du:dateUtc="2026-05-07T17:35:00Z">
        <w:r w:rsidR="00E647E4">
          <w:rPr>
            <w:rFonts w:ascii="Courier New" w:hAnsi="Courier New" w:cs="Courier New"/>
          </w:rPr>
          <w:t xml:space="preserve"> - OK</w:t>
        </w:r>
      </w:ins>
    </w:p>
    <w:p w14:paraId="5B6D4E40" w14:textId="77777777" w:rsidR="0050129A" w:rsidRPr="00674D5D" w:rsidRDefault="0050129A" w:rsidP="00674D5D">
      <w:pPr>
        <w:pStyle w:val="PlainText"/>
        <w:rPr>
          <w:rFonts w:ascii="Courier New" w:hAnsi="Courier New" w:cs="Courier New"/>
        </w:rPr>
      </w:pPr>
    </w:p>
    <w:p w14:paraId="0B5FDE0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3. How should the 5 junk/downline AOR missing-dollar rows be treated?</w:t>
      </w:r>
    </w:p>
    <w:p w14:paraId="77D5277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Jason wants to understand how downline missing payment can be known if not in EDE/Back Office.</w:t>
      </w:r>
    </w:p>
    <w:p w14:paraId="47576B7A"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Requires a short data-flow audit before deciding exception behavior.</w:t>
      </w:r>
    </w:p>
    <w:p w14:paraId="7FC2F52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Specific question: where does `</w:t>
      </w:r>
      <w:proofErr w:type="spellStart"/>
      <w:r w:rsidRPr="00674D5D">
        <w:rPr>
          <w:rFonts w:ascii="Courier New" w:hAnsi="Courier New" w:cs="Courier New"/>
        </w:rPr>
        <w:t>estimated_missing_commission</w:t>
      </w:r>
      <w:proofErr w:type="spellEnd"/>
      <w:r w:rsidRPr="00674D5D">
        <w:rPr>
          <w:rFonts w:ascii="Courier New" w:hAnsi="Courier New" w:cs="Courier New"/>
        </w:rPr>
        <w:t>` come from for these 5 rows?</w:t>
      </w:r>
    </w:p>
    <w:p w14:paraId="75446841" w14:textId="77777777" w:rsidR="0050129A" w:rsidRPr="00674D5D" w:rsidRDefault="0050129A" w:rsidP="00674D5D">
      <w:pPr>
        <w:pStyle w:val="PlainText"/>
        <w:rPr>
          <w:rFonts w:ascii="Courier New" w:hAnsi="Courier New" w:cs="Courier New"/>
        </w:rPr>
      </w:pPr>
    </w:p>
    <w:p w14:paraId="5C608CB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4. What exactly are the whole-batch/persistent diagnostics for?</w:t>
      </w:r>
    </w:p>
    <w:p w14:paraId="7F02E8C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Jason wants discussion before deciding labels.</w:t>
      </w:r>
    </w:p>
    <w:p w14:paraId="2DA8D8C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Need to explain why raw records/persistent flags can differ from current scoped card logic.</w:t>
      </w:r>
    </w:p>
    <w:p w14:paraId="41915D61" w14:textId="77777777" w:rsidR="0050129A" w:rsidRPr="00674D5D" w:rsidRDefault="0050129A" w:rsidP="00674D5D">
      <w:pPr>
        <w:pStyle w:val="PlainText"/>
        <w:rPr>
          <w:rFonts w:ascii="Courier New" w:hAnsi="Courier New" w:cs="Courier New"/>
        </w:rPr>
      </w:pPr>
    </w:p>
    <w:p w14:paraId="00B81B3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5. Should Source Coverage be redesigned or just renamed?</w:t>
      </w:r>
    </w:p>
    <w:p w14:paraId="31F90A0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Jason wants separation among core EDE expected business, SBE payments, downline/legacy AOR business, and auto-renewal not-in-EDE cases.</w:t>
      </w:r>
    </w:p>
    <w:p w14:paraId="3A02DB2E" w14:textId="77777777" w:rsidR="0050129A" w:rsidRPr="00674D5D" w:rsidRDefault="0050129A" w:rsidP="00674D5D">
      <w:pPr>
        <w:pStyle w:val="PlainText"/>
        <w:rPr>
          <w:rFonts w:ascii="Courier New" w:hAnsi="Courier New" w:cs="Courier New"/>
        </w:rPr>
      </w:pPr>
    </w:p>
    <w:p w14:paraId="1A9F45D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6. Does </w:t>
      </w:r>
      <w:proofErr w:type="gramStart"/>
      <w:r w:rsidRPr="00674D5D">
        <w:rPr>
          <w:rFonts w:ascii="Courier New" w:hAnsi="Courier New" w:cs="Courier New"/>
        </w:rPr>
        <w:t>the 128</w:t>
      </w:r>
      <w:proofErr w:type="gramEnd"/>
      <w:r w:rsidRPr="00674D5D">
        <w:rPr>
          <w:rFonts w:ascii="Courier New" w:hAnsi="Courier New" w:cs="Courier New"/>
        </w:rPr>
        <w:t xml:space="preserve"> vs 56 Paid but Missing from EDE discrepancy represent two useful definitions?</w:t>
      </w:r>
    </w:p>
    <w:p w14:paraId="6B48492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Likely </w:t>
      </w:r>
      <w:proofErr w:type="gramStart"/>
      <w:r w:rsidRPr="00674D5D">
        <w:rPr>
          <w:rFonts w:ascii="Courier New" w:hAnsi="Courier New" w:cs="Courier New"/>
        </w:rPr>
        <w:t>yes, but</w:t>
      </w:r>
      <w:proofErr w:type="gramEnd"/>
      <w:r w:rsidRPr="00674D5D">
        <w:rPr>
          <w:rFonts w:ascii="Courier New" w:hAnsi="Courier New" w:cs="Courier New"/>
        </w:rPr>
        <w:t xml:space="preserve"> needs a read-only audit to prove what each number includes.</w:t>
      </w:r>
    </w:p>
    <w:p w14:paraId="4F2C93B9" w14:textId="77777777" w:rsidR="0050129A" w:rsidRPr="00674D5D" w:rsidRDefault="0050129A" w:rsidP="00674D5D">
      <w:pPr>
        <w:pStyle w:val="PlainText"/>
        <w:rPr>
          <w:rFonts w:ascii="Courier New" w:hAnsi="Courier New" w:cs="Courier New"/>
        </w:rPr>
      </w:pPr>
    </w:p>
    <w:p w14:paraId="7C2BFF9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7. Are there real Becky Shuta-style auto-renewal cases today?</w:t>
      </w:r>
    </w:p>
    <w:p w14:paraId="3EF9267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Jason gave this as an example of a Coverall AOR member who could appear in Back Office but not in EDE.</w:t>
      </w:r>
    </w:p>
    <w:p w14:paraId="7745583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Audit whether this pattern exists in current data before designing Source Coverage categories around it.</w:t>
      </w:r>
    </w:p>
    <w:p w14:paraId="3A55ACD7" w14:textId="77777777" w:rsidR="0050129A" w:rsidRPr="00674D5D" w:rsidRDefault="0050129A" w:rsidP="00674D5D">
      <w:pPr>
        <w:pStyle w:val="PlainText"/>
        <w:rPr>
          <w:rFonts w:ascii="Courier New" w:hAnsi="Courier New" w:cs="Courier New"/>
        </w:rPr>
      </w:pPr>
    </w:p>
    <w:p w14:paraId="03D487F4" w14:textId="0E5A328D" w:rsidR="0050129A" w:rsidRPr="00674D5D" w:rsidRDefault="0050129A" w:rsidP="00674D5D">
      <w:pPr>
        <w:pStyle w:val="PlainText"/>
        <w:rPr>
          <w:rFonts w:ascii="Courier New" w:hAnsi="Courier New" w:cs="Courier New"/>
        </w:rPr>
      </w:pPr>
      <w:r w:rsidRPr="00674D5D">
        <w:rPr>
          <w:rFonts w:ascii="Courier New" w:hAnsi="Courier New" w:cs="Courier New"/>
        </w:rPr>
        <w:t>8. Is the writing-agent spreadsheet available now?</w:t>
      </w:r>
      <w:ins w:id="16" w:author="jason fine" w:date="2026-05-07T13:36:00Z" w16du:dateUtc="2026-05-07T17:36:00Z">
        <w:r w:rsidR="00B94EE9">
          <w:rPr>
            <w:rFonts w:ascii="Courier New" w:hAnsi="Courier New" w:cs="Courier New"/>
          </w:rPr>
          <w:t xml:space="preserve"> Yes</w:t>
        </w:r>
      </w:ins>
    </w:p>
    <w:p w14:paraId="0B7058E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lastRenderedPageBreak/>
        <w:t xml:space="preserve">   - If yes, inspect its structure and decide whether it can become the ownership reference for former/downline/SBE writing agents.</w:t>
      </w:r>
    </w:p>
    <w:p w14:paraId="701092A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If no, keep `COVERALL_OWNED_WRITING_NPNS` as the temporary explicit map.</w:t>
      </w:r>
    </w:p>
    <w:p w14:paraId="46D6011B" w14:textId="77777777" w:rsidR="0050129A" w:rsidRPr="00674D5D" w:rsidRDefault="0050129A" w:rsidP="00674D5D">
      <w:pPr>
        <w:pStyle w:val="PlainText"/>
        <w:rPr>
          <w:rFonts w:ascii="Courier New" w:hAnsi="Courier New" w:cs="Courier New"/>
        </w:rPr>
      </w:pPr>
    </w:p>
    <w:p w14:paraId="1AF541C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Suggested Next Lovable / Codex Work</w:t>
      </w:r>
    </w:p>
    <w:p w14:paraId="4DE82D87" w14:textId="77777777" w:rsidR="0050129A" w:rsidRPr="00674D5D" w:rsidRDefault="0050129A" w:rsidP="00674D5D">
      <w:pPr>
        <w:pStyle w:val="PlainText"/>
        <w:rPr>
          <w:rFonts w:ascii="Courier New" w:hAnsi="Courier New" w:cs="Courier New"/>
        </w:rPr>
      </w:pPr>
    </w:p>
    <w:p w14:paraId="5F27788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Do not jump straight into broad Dashboard refactor. The next useful steps are targeted and </w:t>
      </w:r>
      <w:proofErr w:type="gramStart"/>
      <w:r w:rsidRPr="00674D5D">
        <w:rPr>
          <w:rFonts w:ascii="Courier New" w:hAnsi="Courier New" w:cs="Courier New"/>
        </w:rPr>
        <w:t>decision-driven</w:t>
      </w:r>
      <w:proofErr w:type="gramEnd"/>
      <w:r w:rsidRPr="00674D5D">
        <w:rPr>
          <w:rFonts w:ascii="Courier New" w:hAnsi="Courier New" w:cs="Courier New"/>
        </w:rPr>
        <w:t>.</w:t>
      </w:r>
    </w:p>
    <w:p w14:paraId="0847766A" w14:textId="77777777" w:rsidR="0050129A" w:rsidRPr="00674D5D" w:rsidRDefault="0050129A" w:rsidP="00674D5D">
      <w:pPr>
        <w:pStyle w:val="PlainText"/>
        <w:rPr>
          <w:rFonts w:ascii="Courier New" w:hAnsi="Courier New" w:cs="Courier New"/>
        </w:rPr>
      </w:pPr>
    </w:p>
    <w:p w14:paraId="389669C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Recommended read-only audits first</w:t>
      </w:r>
    </w:p>
    <w:p w14:paraId="7D656DCE" w14:textId="77777777" w:rsidR="0050129A" w:rsidRPr="00674D5D" w:rsidRDefault="0050129A" w:rsidP="00674D5D">
      <w:pPr>
        <w:pStyle w:val="PlainText"/>
        <w:rPr>
          <w:rFonts w:ascii="Courier New" w:hAnsi="Courier New" w:cs="Courier New"/>
        </w:rPr>
      </w:pPr>
    </w:p>
    <w:p w14:paraId="3732689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1. **Paid but Missing from EDE 128 vs 56 audit**</w:t>
      </w:r>
    </w:p>
    <w:p w14:paraId="23E3C40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Compare Exception Summary "Paid but Missing from EDE" rows against Source Coverage "Paid but Missing from EDE" rows for Feb 2026.</w:t>
      </w:r>
    </w:p>
    <w:p w14:paraId="73E3D91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Explain the difference in plain English.</w:t>
      </w:r>
    </w:p>
    <w:p w14:paraId="070D43EC"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Recommend clearer labels.</w:t>
      </w:r>
    </w:p>
    <w:p w14:paraId="22F35721" w14:textId="77777777" w:rsidR="0050129A" w:rsidRPr="00674D5D" w:rsidRDefault="0050129A" w:rsidP="00674D5D">
      <w:pPr>
        <w:pStyle w:val="PlainText"/>
        <w:rPr>
          <w:rFonts w:ascii="Courier New" w:hAnsi="Courier New" w:cs="Courier New"/>
        </w:rPr>
      </w:pPr>
    </w:p>
    <w:p w14:paraId="6C624EC6"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2. **Should Be Paid expansion scoping**</w:t>
      </w:r>
    </w:p>
    <w:p w14:paraId="1274EE3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Compare current Should </w:t>
      </w:r>
      <w:proofErr w:type="gramStart"/>
      <w:r w:rsidRPr="00674D5D">
        <w:rPr>
          <w:rFonts w:ascii="Courier New" w:hAnsi="Courier New" w:cs="Courier New"/>
        </w:rPr>
        <w:t>Be Paid</w:t>
      </w:r>
      <w:proofErr w:type="gramEnd"/>
      <w:r w:rsidRPr="00674D5D">
        <w:rPr>
          <w:rFonts w:ascii="Courier New" w:hAnsi="Courier New" w:cs="Courier New"/>
        </w:rPr>
        <w:t xml:space="preserve"> against EDE-eligible missing-from-BO rows.</w:t>
      </w:r>
    </w:p>
    <w:p w14:paraId="2AE3068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Propose whether this should be one card, two cards, or one card plus sub-status.</w:t>
      </w:r>
    </w:p>
    <w:p w14:paraId="627D2C86" w14:textId="77777777" w:rsidR="0050129A" w:rsidRPr="00674D5D" w:rsidRDefault="0050129A" w:rsidP="00674D5D">
      <w:pPr>
        <w:pStyle w:val="PlainText"/>
        <w:rPr>
          <w:rFonts w:ascii="Courier New" w:hAnsi="Courier New" w:cs="Courier New"/>
        </w:rPr>
      </w:pPr>
    </w:p>
    <w:p w14:paraId="7721EA3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3. **Premium due / zero-net-premium field audit**</w:t>
      </w:r>
    </w:p>
    <w:p w14:paraId="6B234281"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Identify where premium due data exists.</w:t>
      </w:r>
    </w:p>
    <w:p w14:paraId="42BB38E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Determine whether unpaid/missing cards can show zero-net-premium vs premium-due split.</w:t>
      </w:r>
    </w:p>
    <w:p w14:paraId="23823734" w14:textId="77777777" w:rsidR="0050129A" w:rsidRPr="00674D5D" w:rsidRDefault="0050129A" w:rsidP="00674D5D">
      <w:pPr>
        <w:pStyle w:val="PlainText"/>
        <w:rPr>
          <w:rFonts w:ascii="Courier New" w:hAnsi="Courier New" w:cs="Courier New"/>
        </w:rPr>
      </w:pPr>
    </w:p>
    <w:p w14:paraId="558C9E7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4. **Writing-agent spreadsheet feasibility check**</w:t>
      </w:r>
    </w:p>
    <w:p w14:paraId="0EA7BCCF"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Locate and inspect the spreadsheet of writing IDs/NPNs/agents/carriers.</w:t>
      </w:r>
    </w:p>
    <w:p w14:paraId="5402FD8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Determine whether it can power the Coverall-owned writing-agent map.</w:t>
      </w:r>
    </w:p>
    <w:p w14:paraId="11C61ECF" w14:textId="77777777" w:rsidR="0050129A" w:rsidRPr="00674D5D" w:rsidRDefault="0050129A" w:rsidP="00674D5D">
      <w:pPr>
        <w:pStyle w:val="PlainText"/>
        <w:rPr>
          <w:rFonts w:ascii="Courier New" w:hAnsi="Courier New" w:cs="Courier New"/>
        </w:rPr>
      </w:pPr>
    </w:p>
    <w:p w14:paraId="7898A617"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Truly safe build tickets now</w:t>
      </w:r>
    </w:p>
    <w:p w14:paraId="1328B7B8" w14:textId="77777777" w:rsidR="0050129A" w:rsidRPr="00674D5D" w:rsidRDefault="0050129A" w:rsidP="00674D5D">
      <w:pPr>
        <w:pStyle w:val="PlainText"/>
        <w:rPr>
          <w:rFonts w:ascii="Courier New" w:hAnsi="Courier New" w:cs="Courier New"/>
        </w:rPr>
      </w:pPr>
    </w:p>
    <w:p w14:paraId="1C1CCEF5"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1. Rename "Paid Within Eligible Cohort" to **Expected Payments Received**.</w:t>
      </w:r>
    </w:p>
    <w:p w14:paraId="183C60E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2. Improve </w:t>
      </w:r>
      <w:proofErr w:type="spellStart"/>
      <w:r w:rsidRPr="00674D5D">
        <w:rPr>
          <w:rFonts w:ascii="Courier New" w:hAnsi="Courier New" w:cs="Courier New"/>
        </w:rPr>
        <w:t>Clawback</w:t>
      </w:r>
      <w:proofErr w:type="spellEnd"/>
      <w:r w:rsidRPr="00674D5D">
        <w:rPr>
          <w:rFonts w:ascii="Courier New" w:hAnsi="Courier New" w:cs="Courier New"/>
        </w:rPr>
        <w:t xml:space="preserve"> detail popup/export with member-level consolidation.</w:t>
      </w:r>
    </w:p>
    <w:p w14:paraId="5F5F285B" w14:textId="77777777" w:rsidR="0050129A" w:rsidRPr="00674D5D" w:rsidRDefault="0050129A" w:rsidP="00674D5D">
      <w:pPr>
        <w:pStyle w:val="PlainText"/>
        <w:rPr>
          <w:rFonts w:ascii="Courier New" w:hAnsi="Courier New" w:cs="Courier New"/>
        </w:rPr>
      </w:pPr>
    </w:p>
    <w:p w14:paraId="609C171B"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Build tickets that still need audit or Jason confirmation</w:t>
      </w:r>
    </w:p>
    <w:p w14:paraId="5F2F3DCC" w14:textId="77777777" w:rsidR="0050129A" w:rsidRPr="00674D5D" w:rsidRDefault="0050129A" w:rsidP="00674D5D">
      <w:pPr>
        <w:pStyle w:val="PlainText"/>
        <w:rPr>
          <w:rFonts w:ascii="Courier New" w:hAnsi="Courier New" w:cs="Courier New"/>
        </w:rPr>
      </w:pPr>
    </w:p>
    <w:p w14:paraId="3262B6E4"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1. Source Funnel scoping/redesign.</w:t>
      </w:r>
    </w:p>
    <w:p w14:paraId="100F255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xml:space="preserve">   - Jason's request is more than "apply the dropdown." It needs a small scoping pass because the funnel should preserve the core EDE breakage story while separately showing downline, legacy, and SBE payments.</w:t>
      </w:r>
    </w:p>
    <w:p w14:paraId="3019472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2. Scope Exception Summary to the Dashboard dropdown after the 128 vs 56 label audit.</w:t>
      </w:r>
    </w:p>
    <w:p w14:paraId="54CAE83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3. Align Est. Missing Commission with Missing Commission Export after the 5-row missing-dollar data-flow audit.</w:t>
      </w:r>
    </w:p>
    <w:p w14:paraId="073AC83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4. Add the Unpaid Policies zero-net-premium / premium-due split after field availability is confirmed.</w:t>
      </w:r>
    </w:p>
    <w:p w14:paraId="7520B296" w14:textId="77777777" w:rsidR="0050129A" w:rsidRPr="00674D5D" w:rsidRDefault="0050129A" w:rsidP="00674D5D">
      <w:pPr>
        <w:pStyle w:val="PlainText"/>
        <w:rPr>
          <w:rFonts w:ascii="Courier New" w:hAnsi="Courier New" w:cs="Courier New"/>
        </w:rPr>
      </w:pPr>
    </w:p>
    <w:p w14:paraId="027009F3"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Interpretation Caveats</w:t>
      </w:r>
    </w:p>
    <w:p w14:paraId="1F3A60A8" w14:textId="77777777" w:rsidR="0050129A" w:rsidRPr="00674D5D" w:rsidRDefault="0050129A" w:rsidP="00674D5D">
      <w:pPr>
        <w:pStyle w:val="PlainText"/>
        <w:rPr>
          <w:rFonts w:ascii="Courier New" w:hAnsi="Courier New" w:cs="Courier New"/>
        </w:rPr>
      </w:pPr>
    </w:p>
    <w:p w14:paraId="1D9ADB69"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These are Codex's interpretations of Jason's first-pass Word edits. Before implementation, Jason should confirm:</w:t>
      </w:r>
    </w:p>
    <w:p w14:paraId="58E01579" w14:textId="77777777" w:rsidR="0050129A" w:rsidRPr="00674D5D" w:rsidRDefault="0050129A" w:rsidP="00674D5D">
      <w:pPr>
        <w:pStyle w:val="PlainText"/>
        <w:rPr>
          <w:rFonts w:ascii="Courier New" w:hAnsi="Courier New" w:cs="Courier New"/>
        </w:rPr>
      </w:pPr>
    </w:p>
    <w:p w14:paraId="27A4A3FE"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Whether the "Should Be Paid" expansion is understood correctly.</w:t>
      </w:r>
    </w:p>
    <w:p w14:paraId="7234035D"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Whether Source Funnel should be scoped while still surfacing downline/legacy/SBE as separate additions.</w:t>
      </w:r>
    </w:p>
    <w:p w14:paraId="5071FA8C"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Whether Allen/Hantz/Scott stay in Downline/Override permanently or just for now.</w:t>
      </w:r>
    </w:p>
    <w:p w14:paraId="3FA5BF20" w14:textId="77777777" w:rsidR="0050129A" w:rsidRPr="00674D5D" w:rsidRDefault="0050129A" w:rsidP="00674D5D">
      <w:pPr>
        <w:pStyle w:val="PlainText"/>
        <w:rPr>
          <w:rFonts w:ascii="Courier New" w:hAnsi="Courier New" w:cs="Courier New"/>
        </w:rPr>
      </w:pPr>
      <w:r w:rsidRPr="00674D5D">
        <w:rPr>
          <w:rFonts w:ascii="Courier New" w:hAnsi="Courier New" w:cs="Courier New"/>
        </w:rPr>
        <w:t>- Whether the writing-agent spreadsheet should become an actual app data source.</w:t>
      </w:r>
    </w:p>
    <w:p w14:paraId="54A2088A" w14:textId="77777777" w:rsidR="0050129A" w:rsidRPr="00674D5D" w:rsidRDefault="0050129A" w:rsidP="00674D5D">
      <w:pPr>
        <w:pStyle w:val="PlainText"/>
        <w:rPr>
          <w:rFonts w:ascii="Courier New" w:hAnsi="Courier New" w:cs="Courier New"/>
        </w:rPr>
      </w:pPr>
    </w:p>
    <w:sectPr w:rsidR="0050129A" w:rsidRPr="00674D5D" w:rsidSect="00674D5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fine">
    <w15:presenceInfo w15:providerId="Windows Live" w15:userId="accae6af074d2d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D5D"/>
    <w:rsid w:val="00290667"/>
    <w:rsid w:val="0050129A"/>
    <w:rsid w:val="00674D5D"/>
    <w:rsid w:val="00714415"/>
    <w:rsid w:val="00B94EE9"/>
    <w:rsid w:val="00E647E4"/>
    <w:rsid w:val="00F00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F04B"/>
  <w15:chartTrackingRefBased/>
  <w15:docId w15:val="{0F68251D-09E2-4792-B86F-C83191FC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74D5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74D5D"/>
    <w:rPr>
      <w:rFonts w:ascii="Consolas" w:hAnsi="Consolas"/>
      <w:sz w:val="21"/>
      <w:szCs w:val="21"/>
    </w:rPr>
  </w:style>
  <w:style w:type="paragraph" w:styleId="Revision">
    <w:name w:val="Revision"/>
    <w:hidden/>
    <w:uiPriority w:val="99"/>
    <w:semiHidden/>
    <w:rsid w:val="007144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2390</Words>
  <Characters>13625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fine</dc:creator>
  <cp:keywords/>
  <dc:description/>
  <cp:lastModifiedBy>jason fine</cp:lastModifiedBy>
  <cp:revision>2</cp:revision>
  <dcterms:created xsi:type="dcterms:W3CDTF">2026-05-07T17:42:00Z</dcterms:created>
  <dcterms:modified xsi:type="dcterms:W3CDTF">2026-05-07T17:42:00Z</dcterms:modified>
</cp:coreProperties>
</file>