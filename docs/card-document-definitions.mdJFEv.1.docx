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26EC" w14:textId="21404C5B"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Card Document Definitions - Plain English Review</w:t>
      </w:r>
    </w:p>
    <w:p w14:paraId="05C0F5D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Status: business-owner review draft</w:t>
      </w:r>
      <w:r w:rsidRPr="00F33105">
        <w:rPr>
          <w:rFonts w:ascii="Courier New" w:hAnsi="Courier New" w:cs="Courier New"/>
          <w:sz w:val="21"/>
          <w:szCs w:val="21"/>
        </w:rPr>
        <w:br/>
        <w:t>Purpose: explain what each Dashboard card is trying to say in non-programmer language, so Jason can confirm or correct the business meaning before more Dashboard refactor or rebuild work.</w:t>
      </w:r>
    </w:p>
    <w:p w14:paraId="56A4053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This is not meant to be a code document. It is meant to help answer:</w:t>
      </w:r>
    </w:p>
    <w:p w14:paraId="6D699740"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What does this number mean?</w:t>
      </w:r>
    </w:p>
    <w:p w14:paraId="06DC64E5"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Who is included?</w:t>
      </w:r>
    </w:p>
    <w:p w14:paraId="5017555F"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Who is excluded?</w:t>
      </w:r>
    </w:p>
    <w:p w14:paraId="2A32EF7C"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Should Coverall + Vix equal All?</w:t>
      </w:r>
    </w:p>
    <w:p w14:paraId="7F1A36F1"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What could confuse an operator?</w:t>
      </w:r>
    </w:p>
    <w:p w14:paraId="2BBAC605"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What does Jason need to decide?</w:t>
      </w:r>
    </w:p>
    <w:p w14:paraId="374B7B11"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Big Picture</w:t>
      </w:r>
    </w:p>
    <w:p w14:paraId="65BD1F6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 Dashboard is not just one kind of report. It mixes several kinds of questions:</w:t>
      </w:r>
    </w:p>
    <w:p w14:paraId="236B9A27"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Enrollment questions</w:t>
      </w:r>
    </w:p>
    <w:p w14:paraId="72057FD0"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Who should be in our book of business based on EDE/enrollment data?</w:t>
      </w:r>
    </w:p>
    <w:p w14:paraId="580550DD"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Back Office questions</w:t>
      </w:r>
    </w:p>
    <w:p w14:paraId="5EFC0354" w14:textId="77777777" w:rsidR="00F33105" w:rsidRDefault="00F33105" w:rsidP="00F33105">
      <w:pPr>
        <w:numPr>
          <w:ilvl w:val="1"/>
          <w:numId w:val="95"/>
        </w:numPr>
        <w:rPr>
          <w:ins w:id="0" w:author="jason fine" w:date="2026-05-07T10:19:00Z" w16du:dateUtc="2026-05-07T14:19:00Z"/>
          <w:rFonts w:ascii="Courier New" w:hAnsi="Courier New" w:cs="Courier New"/>
          <w:sz w:val="21"/>
          <w:szCs w:val="21"/>
        </w:rPr>
      </w:pPr>
      <w:r w:rsidRPr="00F33105">
        <w:rPr>
          <w:rFonts w:ascii="Courier New" w:hAnsi="Courier New" w:cs="Courier New"/>
          <w:sz w:val="21"/>
          <w:szCs w:val="21"/>
        </w:rPr>
        <w:t>Which expected members are found in the carrier Back Office data?</w:t>
      </w:r>
    </w:p>
    <w:p w14:paraId="2555F4B3" w14:textId="08A267B4" w:rsidR="00621D07" w:rsidRPr="00F33105" w:rsidRDefault="00621D07" w:rsidP="00F33105">
      <w:pPr>
        <w:numPr>
          <w:ilvl w:val="1"/>
          <w:numId w:val="95"/>
        </w:numPr>
        <w:rPr>
          <w:rFonts w:ascii="Courier New" w:hAnsi="Courier New" w:cs="Courier New"/>
          <w:sz w:val="21"/>
          <w:szCs w:val="21"/>
        </w:rPr>
      </w:pPr>
      <w:ins w:id="1" w:author="jason fine" w:date="2026-05-07T10:19:00Z" w16du:dateUtc="2026-05-07T14:19:00Z">
        <w:r w:rsidRPr="00F33105">
          <w:rPr>
            <w:rFonts w:ascii="Courier New" w:hAnsi="Courier New" w:cs="Courier New"/>
            <w:sz w:val="21"/>
            <w:szCs w:val="21"/>
          </w:rPr>
          <w:t>Which expected members are</w:t>
        </w:r>
        <w:r>
          <w:rPr>
            <w:rFonts w:ascii="Courier New" w:hAnsi="Courier New" w:cs="Courier New"/>
            <w:sz w:val="21"/>
            <w:szCs w:val="21"/>
          </w:rPr>
          <w:t xml:space="preserve"> missing from the carrier </w:t>
        </w:r>
        <w:proofErr w:type="gramStart"/>
        <w:r>
          <w:rPr>
            <w:rFonts w:ascii="Courier New" w:hAnsi="Courier New" w:cs="Courier New"/>
            <w:sz w:val="21"/>
            <w:szCs w:val="21"/>
          </w:rPr>
          <w:t>back office</w:t>
        </w:r>
        <w:proofErr w:type="gramEnd"/>
        <w:r>
          <w:rPr>
            <w:rFonts w:ascii="Courier New" w:hAnsi="Courier New" w:cs="Courier New"/>
            <w:sz w:val="21"/>
            <w:szCs w:val="21"/>
          </w:rPr>
          <w:t xml:space="preserve"> data?</w:t>
        </w:r>
      </w:ins>
    </w:p>
    <w:p w14:paraId="05188D94"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Commission questions</w:t>
      </w:r>
    </w:p>
    <w:p w14:paraId="19FC1500"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What money actually paid to Coverall or Vix?</w:t>
      </w:r>
    </w:p>
    <w:p w14:paraId="76BE573F"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Exception questions</w:t>
      </w:r>
    </w:p>
    <w:p w14:paraId="7F25F934"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 xml:space="preserve">What </w:t>
      </w:r>
      <w:proofErr w:type="gramStart"/>
      <w:r w:rsidRPr="00F33105">
        <w:rPr>
          <w:rFonts w:ascii="Courier New" w:hAnsi="Courier New" w:cs="Courier New"/>
          <w:sz w:val="21"/>
          <w:szCs w:val="21"/>
        </w:rPr>
        <w:t>looks</w:t>
      </w:r>
      <w:proofErr w:type="gramEnd"/>
      <w:r w:rsidRPr="00F33105">
        <w:rPr>
          <w:rFonts w:ascii="Courier New" w:hAnsi="Courier New" w:cs="Courier New"/>
          <w:sz w:val="21"/>
          <w:szCs w:val="21"/>
        </w:rPr>
        <w:t xml:space="preserve"> missing, mismatched, unpaid, or suspicious?</w:t>
      </w:r>
    </w:p>
    <w:p w14:paraId="6ED640B1"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Debug questions</w:t>
      </w:r>
    </w:p>
    <w:p w14:paraId="2C7CA96F"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What raw data did the app load, regardless of selected scope?</w:t>
      </w:r>
    </w:p>
    <w:p w14:paraId="457CC6C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These questions do not always add up the same way. That is not automatically a bug. The important thing is that the card label and tooltip make the question clear.</w:t>
      </w:r>
    </w:p>
    <w:p w14:paraId="5EE3077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lastRenderedPageBreak/>
        <w:t>Scope Meanings in Plain English</w:t>
      </w:r>
    </w:p>
    <w:p w14:paraId="46A1BF5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Coverall</w:t>
      </w:r>
    </w:p>
    <w:p w14:paraId="46362A0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Usually means business tied to Coverall's active AORs or money paid through Coverall.</w:t>
      </w:r>
    </w:p>
    <w:p w14:paraId="26F7E61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But the exact meaning depends on the card:</w:t>
      </w:r>
    </w:p>
    <w:p w14:paraId="0F4341D3" w14:textId="77777777" w:rsidR="00F33105" w:rsidRPr="00F33105" w:rsidRDefault="00F33105" w:rsidP="00F33105">
      <w:pPr>
        <w:numPr>
          <w:ilvl w:val="0"/>
          <w:numId w:val="96"/>
        </w:numPr>
        <w:rPr>
          <w:rFonts w:ascii="Courier New" w:hAnsi="Courier New" w:cs="Courier New"/>
          <w:sz w:val="21"/>
          <w:szCs w:val="21"/>
        </w:rPr>
      </w:pPr>
      <w:r w:rsidRPr="00F33105">
        <w:rPr>
          <w:rFonts w:ascii="Courier New" w:hAnsi="Courier New" w:cs="Courier New"/>
          <w:sz w:val="21"/>
          <w:szCs w:val="21"/>
        </w:rPr>
        <w:t>Enrollment cards usually look at </w:t>
      </w:r>
      <w:r w:rsidRPr="00F33105">
        <w:rPr>
          <w:rFonts w:ascii="Courier New" w:hAnsi="Courier New" w:cs="Courier New"/>
          <w:b/>
          <w:bCs/>
          <w:sz w:val="21"/>
          <w:szCs w:val="21"/>
        </w:rPr>
        <w:t>AOR-of-record</w:t>
      </w:r>
      <w:r w:rsidRPr="00F33105">
        <w:rPr>
          <w:rFonts w:ascii="Courier New" w:hAnsi="Courier New" w:cs="Courier New"/>
          <w:sz w:val="21"/>
          <w:szCs w:val="21"/>
        </w:rPr>
        <w:t>.</w:t>
      </w:r>
    </w:p>
    <w:p w14:paraId="2240EEFB" w14:textId="77777777" w:rsidR="00F33105" w:rsidRPr="00F33105" w:rsidRDefault="00F33105" w:rsidP="00F33105">
      <w:pPr>
        <w:numPr>
          <w:ilvl w:val="0"/>
          <w:numId w:val="96"/>
        </w:numPr>
        <w:rPr>
          <w:rFonts w:ascii="Courier New" w:hAnsi="Courier New" w:cs="Courier New"/>
          <w:sz w:val="21"/>
          <w:szCs w:val="21"/>
        </w:rPr>
      </w:pPr>
      <w:r w:rsidRPr="00F33105">
        <w:rPr>
          <w:rFonts w:ascii="Courier New" w:hAnsi="Courier New" w:cs="Courier New"/>
          <w:sz w:val="21"/>
          <w:szCs w:val="21"/>
        </w:rPr>
        <w:t>Commission cards usually look at </w:t>
      </w:r>
      <w:r w:rsidRPr="00F33105">
        <w:rPr>
          <w:rFonts w:ascii="Courier New" w:hAnsi="Courier New" w:cs="Courier New"/>
          <w:b/>
          <w:bCs/>
          <w:sz w:val="21"/>
          <w:szCs w:val="21"/>
        </w:rPr>
        <w:t>where the money paid</w:t>
      </w:r>
      <w:r w:rsidRPr="00F33105">
        <w:rPr>
          <w:rFonts w:ascii="Courier New" w:hAnsi="Courier New" w:cs="Courier New"/>
          <w:sz w:val="21"/>
          <w:szCs w:val="21"/>
        </w:rPr>
        <w:t>.</w:t>
      </w:r>
    </w:p>
    <w:p w14:paraId="301CD6EC" w14:textId="77777777" w:rsidR="00F33105" w:rsidRPr="00F33105" w:rsidRDefault="00F33105" w:rsidP="00F33105">
      <w:pPr>
        <w:numPr>
          <w:ilvl w:val="0"/>
          <w:numId w:val="96"/>
        </w:numPr>
        <w:rPr>
          <w:rFonts w:ascii="Courier New" w:hAnsi="Courier New" w:cs="Courier New"/>
          <w:sz w:val="21"/>
          <w:szCs w:val="21"/>
        </w:rPr>
      </w:pPr>
      <w:r w:rsidRPr="00F33105">
        <w:rPr>
          <w:rFonts w:ascii="Courier New" w:hAnsi="Courier New" w:cs="Courier New"/>
          <w:sz w:val="21"/>
          <w:szCs w:val="21"/>
        </w:rPr>
        <w:t>Some older Dashboard cards still use a broader mixed rule.</w:t>
      </w:r>
    </w:p>
    <w:p w14:paraId="5D6DD700"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Vix</w:t>
      </w:r>
    </w:p>
    <w:p w14:paraId="59DE0ED6" w14:textId="77777777" w:rsidR="00F33105" w:rsidRPr="00F33105" w:rsidRDefault="00F33105" w:rsidP="00F33105">
      <w:pPr>
        <w:rPr>
          <w:rFonts w:ascii="Courier New" w:hAnsi="Courier New" w:cs="Courier New"/>
          <w:sz w:val="21"/>
          <w:szCs w:val="21"/>
        </w:rPr>
      </w:pPr>
      <w:proofErr w:type="gramStart"/>
      <w:r w:rsidRPr="00F33105">
        <w:rPr>
          <w:rFonts w:ascii="Courier New" w:hAnsi="Courier New" w:cs="Courier New"/>
          <w:sz w:val="21"/>
          <w:szCs w:val="21"/>
        </w:rPr>
        <w:t>Usually means</w:t>
      </w:r>
      <w:proofErr w:type="gramEnd"/>
      <w:r w:rsidRPr="00F33105">
        <w:rPr>
          <w:rFonts w:ascii="Courier New" w:hAnsi="Courier New" w:cs="Courier New"/>
          <w:sz w:val="21"/>
          <w:szCs w:val="21"/>
        </w:rPr>
        <w:t xml:space="preserve"> business related to Erica/Vix.</w:t>
      </w:r>
    </w:p>
    <w:p w14:paraId="36EC20E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Important: in the enrollment view, Vix is not totally separate from Coverall. Erica is marked as both Coverall and Vix-related. </w:t>
      </w:r>
      <w:proofErr w:type="gramStart"/>
      <w:r w:rsidRPr="00F33105">
        <w:rPr>
          <w:rFonts w:ascii="Courier New" w:hAnsi="Courier New" w:cs="Courier New"/>
          <w:sz w:val="21"/>
          <w:szCs w:val="21"/>
        </w:rPr>
        <w:t>So</w:t>
      </w:r>
      <w:proofErr w:type="gramEnd"/>
      <w:r w:rsidRPr="00F33105">
        <w:rPr>
          <w:rFonts w:ascii="Courier New" w:hAnsi="Courier New" w:cs="Courier New"/>
          <w:sz w:val="21"/>
          <w:szCs w:val="21"/>
        </w:rPr>
        <w:t xml:space="preserve"> a Vix member can also be inside Coverall.</w:t>
      </w:r>
    </w:p>
    <w:p w14:paraId="1BB70CB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That means:</w:t>
      </w:r>
    </w:p>
    <w:p w14:paraId="5870B228" w14:textId="77777777" w:rsidR="00F33105" w:rsidRPr="00F33105" w:rsidRDefault="00F33105" w:rsidP="00F33105">
      <w:pPr>
        <w:rPr>
          <w:rFonts w:ascii="Courier New" w:hAnsi="Courier New" w:cs="Courier New"/>
          <w:i/>
          <w:iCs/>
          <w:sz w:val="21"/>
          <w:szCs w:val="21"/>
        </w:rPr>
      </w:pPr>
      <w:r w:rsidRPr="00F33105">
        <w:rPr>
          <w:rFonts w:ascii="Courier New" w:hAnsi="Courier New" w:cs="Courier New"/>
          <w:i/>
          <w:iCs/>
          <w:sz w:val="21"/>
          <w:szCs w:val="21"/>
        </w:rPr>
        <w:t>For some member-count cards, Coverall + Vix should NOT be expected to equal All.</w:t>
      </w:r>
    </w:p>
    <w:p w14:paraId="766FA04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All</w:t>
      </w:r>
    </w:p>
    <w:p w14:paraId="3364349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Usually means the combined view.</w:t>
      </w:r>
    </w:p>
    <w:p w14:paraId="264216E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But there are two different ways "All" can behave:</w:t>
      </w:r>
    </w:p>
    <w:p w14:paraId="5075E03B" w14:textId="77777777" w:rsidR="00F33105" w:rsidRPr="00F33105" w:rsidRDefault="00F33105" w:rsidP="00F33105">
      <w:pPr>
        <w:numPr>
          <w:ilvl w:val="0"/>
          <w:numId w:val="97"/>
        </w:numPr>
        <w:rPr>
          <w:rFonts w:ascii="Courier New" w:hAnsi="Courier New" w:cs="Courier New"/>
          <w:sz w:val="21"/>
          <w:szCs w:val="21"/>
        </w:rPr>
      </w:pPr>
      <w:r w:rsidRPr="00F33105">
        <w:rPr>
          <w:rFonts w:ascii="Courier New" w:hAnsi="Courier New" w:cs="Courier New"/>
          <w:sz w:val="21"/>
          <w:szCs w:val="21"/>
        </w:rPr>
        <w:t xml:space="preserve">For overlapping member sets, </w:t>
      </w:r>
      <w:proofErr w:type="gramStart"/>
      <w:r w:rsidRPr="00F33105">
        <w:rPr>
          <w:rFonts w:ascii="Courier New" w:hAnsi="Courier New" w:cs="Courier New"/>
          <w:sz w:val="21"/>
          <w:szCs w:val="21"/>
        </w:rPr>
        <w:t>All</w:t>
      </w:r>
      <w:proofErr w:type="gramEnd"/>
      <w:r w:rsidRPr="00F33105">
        <w:rPr>
          <w:rFonts w:ascii="Courier New" w:hAnsi="Courier New" w:cs="Courier New"/>
          <w:sz w:val="21"/>
          <w:szCs w:val="21"/>
        </w:rPr>
        <w:t xml:space="preserve"> is more like "everyone in the combined universe without double-counting overlap."</w:t>
      </w:r>
    </w:p>
    <w:p w14:paraId="55280D60" w14:textId="77777777" w:rsidR="00F33105" w:rsidRPr="00F33105" w:rsidRDefault="00F33105" w:rsidP="00F33105">
      <w:pPr>
        <w:numPr>
          <w:ilvl w:val="0"/>
          <w:numId w:val="97"/>
        </w:numPr>
        <w:rPr>
          <w:rFonts w:ascii="Courier New" w:hAnsi="Courier New" w:cs="Courier New"/>
          <w:sz w:val="21"/>
          <w:szCs w:val="21"/>
        </w:rPr>
      </w:pPr>
      <w:r w:rsidRPr="00F33105">
        <w:rPr>
          <w:rFonts w:ascii="Courier New" w:hAnsi="Courier New" w:cs="Courier New"/>
          <w:sz w:val="21"/>
          <w:szCs w:val="21"/>
        </w:rPr>
        <w:t xml:space="preserve">For money rows, </w:t>
      </w:r>
      <w:proofErr w:type="gramStart"/>
      <w:r w:rsidRPr="00F33105">
        <w:rPr>
          <w:rFonts w:ascii="Courier New" w:hAnsi="Courier New" w:cs="Courier New"/>
          <w:sz w:val="21"/>
          <w:szCs w:val="21"/>
        </w:rPr>
        <w:t>All</w:t>
      </w:r>
      <w:proofErr w:type="gramEnd"/>
      <w:r w:rsidRPr="00F33105">
        <w:rPr>
          <w:rFonts w:ascii="Courier New" w:hAnsi="Courier New" w:cs="Courier New"/>
          <w:sz w:val="21"/>
          <w:szCs w:val="21"/>
        </w:rPr>
        <w:t xml:space="preserve"> often equals Coverall money + Vix money.</w:t>
      </w:r>
    </w:p>
    <w:p w14:paraId="7C9602D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AOR-of-Record</w:t>
      </w:r>
    </w:p>
    <w:p w14:paraId="21F7488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The agent </w:t>
      </w:r>
      <w:proofErr w:type="gramStart"/>
      <w:r w:rsidRPr="00F33105">
        <w:rPr>
          <w:rFonts w:ascii="Courier New" w:hAnsi="Courier New" w:cs="Courier New"/>
          <w:sz w:val="21"/>
          <w:szCs w:val="21"/>
        </w:rPr>
        <w:t>currently</w:t>
      </w:r>
      <w:proofErr w:type="gramEnd"/>
      <w:r w:rsidRPr="00F33105">
        <w:rPr>
          <w:rFonts w:ascii="Courier New" w:hAnsi="Courier New" w:cs="Courier New"/>
          <w:sz w:val="21"/>
          <w:szCs w:val="21"/>
        </w:rPr>
        <w:t xml:space="preserve"> listed on the policy/enrollment record.</w:t>
      </w:r>
    </w:p>
    <w:p w14:paraId="26A5F78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Used mostly for enrollment-style cards.</w:t>
      </w:r>
    </w:p>
    <w:p w14:paraId="4814B387"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Actual Pay Entity</w:t>
      </w:r>
    </w:p>
    <w:p w14:paraId="5D382D9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Where the commission actually paid: Coverall, Vix, or sometimes blank/unknown.</w:t>
      </w:r>
    </w:p>
    <w:p w14:paraId="4F38E04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Used mostly for money-style cards.</w:t>
      </w:r>
    </w:p>
    <w:p w14:paraId="53FFE984" w14:textId="77777777" w:rsidR="00F33105" w:rsidRPr="00F33105" w:rsidRDefault="00F33105" w:rsidP="00F33105">
      <w:pPr>
        <w:rPr>
          <w:rFonts w:ascii="Courier New" w:hAnsi="Courier New" w:cs="Courier New"/>
          <w:b/>
          <w:bCs/>
          <w:sz w:val="21"/>
          <w:szCs w:val="21"/>
        </w:rPr>
      </w:pPr>
      <w:proofErr w:type="gramStart"/>
      <w:r w:rsidRPr="00F33105">
        <w:rPr>
          <w:rFonts w:ascii="Courier New" w:hAnsi="Courier New" w:cs="Courier New"/>
          <w:b/>
          <w:bCs/>
          <w:sz w:val="21"/>
          <w:szCs w:val="21"/>
        </w:rPr>
        <w:t>Writing-Agent</w:t>
      </w:r>
      <w:proofErr w:type="gramEnd"/>
      <w:r w:rsidRPr="00F33105">
        <w:rPr>
          <w:rFonts w:ascii="Courier New" w:hAnsi="Courier New" w:cs="Courier New"/>
          <w:b/>
          <w:bCs/>
          <w:sz w:val="21"/>
          <w:szCs w:val="21"/>
        </w:rPr>
        <w:t xml:space="preserve"> NPN</w:t>
      </w:r>
    </w:p>
    <w:p w14:paraId="1BAE46D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 agent NPN attached to the commission row as the writer.</w:t>
      </w:r>
    </w:p>
    <w:p w14:paraId="07E18B4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This matters because Coverall can still own commission on business written by downline or former agents, even if the current AOR field is blank or not one of the active Coverall AORs.</w:t>
      </w:r>
    </w:p>
    <w:p w14:paraId="72A96B2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Coverall-Owned Writing Agents</w:t>
      </w:r>
    </w:p>
    <w:p w14:paraId="688085C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These are writing-agent NPNs confirmed as Coverall-owned even though they are not active Coverall AORs:</w:t>
      </w:r>
    </w:p>
    <w:p w14:paraId="25989EE0" w14:textId="77777777" w:rsidR="00F33105" w:rsidRPr="00F33105" w:rsidRDefault="00F33105" w:rsidP="00F33105">
      <w:pPr>
        <w:numPr>
          <w:ilvl w:val="0"/>
          <w:numId w:val="98"/>
        </w:numPr>
        <w:rPr>
          <w:rFonts w:ascii="Courier New" w:hAnsi="Courier New" w:cs="Courier New"/>
          <w:sz w:val="21"/>
          <w:szCs w:val="21"/>
        </w:rPr>
      </w:pPr>
      <w:r w:rsidRPr="00F33105">
        <w:rPr>
          <w:rFonts w:ascii="Courier New" w:hAnsi="Courier New" w:cs="Courier New"/>
          <w:sz w:val="21"/>
          <w:szCs w:val="21"/>
        </w:rPr>
        <w:t>Allen Ford, 21077804, downline agent</w:t>
      </w:r>
    </w:p>
    <w:p w14:paraId="6B13B5B7" w14:textId="77777777" w:rsidR="00F33105" w:rsidRPr="00F33105" w:rsidRDefault="00F33105" w:rsidP="00F33105">
      <w:pPr>
        <w:numPr>
          <w:ilvl w:val="0"/>
          <w:numId w:val="98"/>
        </w:numPr>
        <w:rPr>
          <w:rFonts w:ascii="Courier New" w:hAnsi="Courier New" w:cs="Courier New"/>
          <w:sz w:val="21"/>
          <w:szCs w:val="21"/>
        </w:rPr>
      </w:pPr>
      <w:r w:rsidRPr="00F33105">
        <w:rPr>
          <w:rFonts w:ascii="Courier New" w:hAnsi="Courier New" w:cs="Courier New"/>
          <w:sz w:val="21"/>
          <w:szCs w:val="21"/>
        </w:rPr>
        <w:t>Hantz Pierre, 21574255, former Coverall agent</w:t>
      </w:r>
    </w:p>
    <w:p w14:paraId="6E2F0C1D" w14:textId="77777777" w:rsidR="00F33105" w:rsidRPr="00F33105" w:rsidRDefault="00F33105" w:rsidP="00F33105">
      <w:pPr>
        <w:numPr>
          <w:ilvl w:val="0"/>
          <w:numId w:val="98"/>
        </w:numPr>
        <w:rPr>
          <w:rFonts w:ascii="Courier New" w:hAnsi="Courier New" w:cs="Courier New"/>
          <w:sz w:val="21"/>
          <w:szCs w:val="21"/>
        </w:rPr>
      </w:pPr>
      <w:r w:rsidRPr="00F33105">
        <w:rPr>
          <w:rFonts w:ascii="Courier New" w:hAnsi="Courier New" w:cs="Courier New"/>
          <w:sz w:val="21"/>
          <w:szCs w:val="21"/>
        </w:rPr>
        <w:t>Scott O'Toole, 15978551, verified by DOI; carrier feed labels it as Coverall Health Group Call Center</w:t>
      </w:r>
    </w:p>
    <w:p w14:paraId="1DF09E43" w14:textId="77777777" w:rsidR="00F33105" w:rsidRDefault="00F33105" w:rsidP="00F33105">
      <w:pPr>
        <w:rPr>
          <w:ins w:id="2" w:author="jason fine" w:date="2026-05-07T10:23:00Z" w16du:dateUtc="2026-05-07T14:23:00Z"/>
          <w:rFonts w:ascii="Courier New" w:hAnsi="Courier New" w:cs="Courier New"/>
          <w:sz w:val="21"/>
          <w:szCs w:val="21"/>
        </w:rPr>
      </w:pPr>
      <w:r w:rsidRPr="00F33105">
        <w:rPr>
          <w:rFonts w:ascii="Courier New" w:hAnsi="Courier New" w:cs="Courier New"/>
          <w:sz w:val="21"/>
          <w:szCs w:val="21"/>
        </w:rPr>
        <w:t xml:space="preserve">Current note: the app has this ownership list for audit/future classification, but it </w:t>
      </w:r>
      <w:proofErr w:type="gramStart"/>
      <w:r w:rsidRPr="00F33105">
        <w:rPr>
          <w:rFonts w:ascii="Courier New" w:hAnsi="Courier New" w:cs="Courier New"/>
          <w:sz w:val="21"/>
          <w:szCs w:val="21"/>
        </w:rPr>
        <w:t>does</w:t>
      </w:r>
      <w:proofErr w:type="gramEnd"/>
      <w:r w:rsidRPr="00F33105">
        <w:rPr>
          <w:rFonts w:ascii="Courier New" w:hAnsi="Courier New" w:cs="Courier New"/>
          <w:sz w:val="21"/>
          <w:szCs w:val="21"/>
        </w:rPr>
        <w:t xml:space="preserve"> not yet change the visible Dashboard card calculations by itself.</w:t>
      </w:r>
    </w:p>
    <w:p w14:paraId="0F3185A2" w14:textId="75E6A824" w:rsidR="00717D87" w:rsidRPr="00717D87" w:rsidRDefault="00717D87" w:rsidP="00717D87">
      <w:pPr>
        <w:pStyle w:val="ListParagraph"/>
        <w:numPr>
          <w:ilvl w:val="0"/>
          <w:numId w:val="187"/>
        </w:numPr>
        <w:rPr>
          <w:rFonts w:ascii="Courier New" w:hAnsi="Courier New" w:cs="Courier New"/>
          <w:sz w:val="21"/>
          <w:szCs w:val="21"/>
          <w:rPrChange w:id="3" w:author="jason fine" w:date="2026-05-07T10:23:00Z" w16du:dateUtc="2026-05-07T14:23:00Z">
            <w:rPr/>
          </w:rPrChange>
        </w:rPr>
        <w:pPrChange w:id="4" w:author="jason fine" w:date="2026-05-07T10:23:00Z" w16du:dateUtc="2026-05-07T14:23:00Z">
          <w:pPr/>
        </w:pPrChange>
      </w:pPr>
      <w:ins w:id="5" w:author="jason fine" w:date="2026-05-07T10:23:00Z" w16du:dateUtc="2026-05-07T14:23:00Z">
        <w:r>
          <w:rPr>
            <w:rFonts w:ascii="Courier New" w:hAnsi="Courier New" w:cs="Courier New"/>
            <w:sz w:val="21"/>
            <w:szCs w:val="21"/>
          </w:rPr>
          <w:t>Jason Suggestion – we consider using the spreadsheet that shows all writing IDs, NPNs, f</w:t>
        </w:r>
      </w:ins>
      <w:ins w:id="6" w:author="jason fine" w:date="2026-05-07T10:24:00Z" w16du:dateUtc="2026-05-07T14:24:00Z">
        <w:r>
          <w:rPr>
            <w:rFonts w:ascii="Courier New" w:hAnsi="Courier New" w:cs="Courier New"/>
            <w:sz w:val="21"/>
            <w:szCs w:val="21"/>
          </w:rPr>
          <w:t xml:space="preserve">or agents and carriers and if an agent matches in that file and shows on a commission statement that is not a current coverall AOR we consider it same as an </w:t>
        </w:r>
        <w:proofErr w:type="spellStart"/>
        <w:r>
          <w:rPr>
            <w:rFonts w:ascii="Courier New" w:hAnsi="Courier New" w:cs="Courier New"/>
            <w:sz w:val="21"/>
            <w:szCs w:val="21"/>
          </w:rPr>
          <w:t>allen</w:t>
        </w:r>
        <w:proofErr w:type="spellEnd"/>
        <w:r>
          <w:rPr>
            <w:rFonts w:ascii="Courier New" w:hAnsi="Courier New" w:cs="Courier New"/>
            <w:sz w:val="21"/>
            <w:szCs w:val="21"/>
          </w:rPr>
          <w:t xml:space="preserve"> ford or scott </w:t>
        </w:r>
        <w:proofErr w:type="spellStart"/>
        <w:r>
          <w:rPr>
            <w:rFonts w:ascii="Courier New" w:hAnsi="Courier New" w:cs="Courier New"/>
            <w:sz w:val="21"/>
            <w:szCs w:val="21"/>
          </w:rPr>
          <w:t>o’toole</w:t>
        </w:r>
        <w:proofErr w:type="spellEnd"/>
        <w:r>
          <w:rPr>
            <w:rFonts w:ascii="Courier New" w:hAnsi="Courier New" w:cs="Courier New"/>
            <w:sz w:val="21"/>
            <w:szCs w:val="21"/>
          </w:rPr>
          <w:t xml:space="preserve"> case</w:t>
        </w:r>
      </w:ins>
    </w:p>
    <w:p w14:paraId="32F42F35"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Card Review</w:t>
      </w:r>
    </w:p>
    <w:p w14:paraId="5CC3C6F0"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Source Funnel</w:t>
      </w:r>
    </w:p>
    <w:p w14:paraId="5DB3D85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577FD58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records move through the major stages: EDE, Back Office, and Commission?</w:t>
      </w:r>
    </w:p>
    <w:p w14:paraId="5E2E836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39745346" w14:textId="77777777" w:rsidR="00F33105" w:rsidRPr="00F33105" w:rsidRDefault="00F33105" w:rsidP="00F33105">
      <w:pPr>
        <w:numPr>
          <w:ilvl w:val="0"/>
          <w:numId w:val="99"/>
        </w:numPr>
        <w:rPr>
          <w:rFonts w:ascii="Courier New" w:hAnsi="Courier New" w:cs="Courier New"/>
          <w:sz w:val="21"/>
          <w:szCs w:val="21"/>
        </w:rPr>
      </w:pPr>
      <w:r w:rsidRPr="00F33105">
        <w:rPr>
          <w:rFonts w:ascii="Courier New" w:hAnsi="Courier New" w:cs="Courier New"/>
          <w:sz w:val="21"/>
          <w:szCs w:val="21"/>
        </w:rPr>
        <w:t>Records from the loaded batch.</w:t>
      </w:r>
    </w:p>
    <w:p w14:paraId="3EAB6F22" w14:textId="77777777" w:rsidR="00F33105" w:rsidRPr="00F33105" w:rsidRDefault="00F33105" w:rsidP="00F33105">
      <w:pPr>
        <w:numPr>
          <w:ilvl w:val="0"/>
          <w:numId w:val="99"/>
        </w:numPr>
        <w:rPr>
          <w:rFonts w:ascii="Courier New" w:hAnsi="Courier New" w:cs="Courier New"/>
          <w:sz w:val="21"/>
          <w:szCs w:val="21"/>
        </w:rPr>
      </w:pPr>
      <w:r w:rsidRPr="00F33105">
        <w:rPr>
          <w:rFonts w:ascii="Courier New" w:hAnsi="Courier New" w:cs="Courier New"/>
          <w:sz w:val="21"/>
          <w:szCs w:val="21"/>
        </w:rPr>
        <w:t>The card currently appears to use the whole batch, not just the selected Coverall/Vix scope.</w:t>
      </w:r>
    </w:p>
    <w:p w14:paraId="51D348D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319F1423" w14:textId="77777777" w:rsidR="00F33105" w:rsidRPr="00F33105" w:rsidRDefault="00F33105" w:rsidP="00F33105">
      <w:pPr>
        <w:numPr>
          <w:ilvl w:val="0"/>
          <w:numId w:val="100"/>
        </w:numPr>
        <w:rPr>
          <w:rFonts w:ascii="Courier New" w:hAnsi="Courier New" w:cs="Courier New"/>
          <w:sz w:val="21"/>
          <w:szCs w:val="21"/>
        </w:rPr>
      </w:pPr>
      <w:r w:rsidRPr="00F33105">
        <w:rPr>
          <w:rFonts w:ascii="Courier New" w:hAnsi="Courier New" w:cs="Courier New"/>
          <w:sz w:val="21"/>
          <w:szCs w:val="21"/>
        </w:rPr>
        <w:t>This still needs confirmation because the card has not been fully scoped in the same way as the main metric cards.</w:t>
      </w:r>
    </w:p>
    <w:p w14:paraId="3ED451F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25A377D" w14:textId="77777777" w:rsidR="00F33105" w:rsidRPr="00F33105" w:rsidRDefault="00F33105" w:rsidP="00F33105">
      <w:pPr>
        <w:numPr>
          <w:ilvl w:val="0"/>
          <w:numId w:val="101"/>
        </w:numPr>
        <w:rPr>
          <w:rFonts w:ascii="Courier New" w:hAnsi="Courier New" w:cs="Courier New"/>
          <w:sz w:val="21"/>
          <w:szCs w:val="21"/>
        </w:rPr>
      </w:pPr>
      <w:r w:rsidRPr="00F33105">
        <w:rPr>
          <w:rFonts w:ascii="Courier New" w:hAnsi="Courier New" w:cs="Courier New"/>
          <w:sz w:val="21"/>
          <w:szCs w:val="21"/>
        </w:rPr>
        <w:t>Not currently clear, because the card appears to ignore the scope dropdown.</w:t>
      </w:r>
    </w:p>
    <w:p w14:paraId="0A0FBBC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18A3CDC9" w14:textId="77777777" w:rsidR="00F33105" w:rsidRPr="00F33105" w:rsidRDefault="00F33105" w:rsidP="00F33105">
      <w:pPr>
        <w:numPr>
          <w:ilvl w:val="0"/>
          <w:numId w:val="102"/>
        </w:numPr>
        <w:rPr>
          <w:rFonts w:ascii="Courier New" w:hAnsi="Courier New" w:cs="Courier New"/>
          <w:sz w:val="21"/>
          <w:szCs w:val="21"/>
        </w:rPr>
      </w:pPr>
      <w:r w:rsidRPr="00F33105">
        <w:rPr>
          <w:rFonts w:ascii="Courier New" w:hAnsi="Courier New" w:cs="Courier New"/>
          <w:sz w:val="21"/>
          <w:szCs w:val="21"/>
        </w:rPr>
        <w:lastRenderedPageBreak/>
        <w:t>The card sits on a page with a Coverall/Vix/All dropdown, so a user may assume it changes when scope changes.</w:t>
      </w:r>
    </w:p>
    <w:p w14:paraId="5F1A6199" w14:textId="77777777" w:rsidR="00F33105" w:rsidRDefault="00F33105" w:rsidP="00F33105">
      <w:pPr>
        <w:numPr>
          <w:ilvl w:val="0"/>
          <w:numId w:val="102"/>
        </w:numPr>
        <w:rPr>
          <w:ins w:id="7" w:author="jason fine" w:date="2026-05-07T10:28:00Z" w16du:dateUtc="2026-05-07T14:28:00Z"/>
          <w:rFonts w:ascii="Courier New" w:hAnsi="Courier New" w:cs="Courier New"/>
          <w:sz w:val="21"/>
          <w:szCs w:val="21"/>
        </w:rPr>
      </w:pPr>
      <w:r w:rsidRPr="00F33105">
        <w:rPr>
          <w:rFonts w:ascii="Courier New" w:hAnsi="Courier New" w:cs="Courier New"/>
          <w:sz w:val="21"/>
          <w:szCs w:val="21"/>
        </w:rPr>
        <w:t xml:space="preserve">If it is actually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 the UI should say that.</w:t>
      </w:r>
    </w:p>
    <w:p w14:paraId="65B8F8BA" w14:textId="64307431" w:rsidR="00717D87" w:rsidRPr="00F33105" w:rsidDel="00717D87" w:rsidRDefault="00717D87" w:rsidP="00F33105">
      <w:pPr>
        <w:numPr>
          <w:ilvl w:val="0"/>
          <w:numId w:val="102"/>
        </w:numPr>
        <w:rPr>
          <w:del w:id="8" w:author="jason fine" w:date="2026-05-07T10:30:00Z" w16du:dateUtc="2026-05-07T14:30:00Z"/>
          <w:rFonts w:ascii="Courier New" w:hAnsi="Courier New" w:cs="Courier New"/>
          <w:sz w:val="21"/>
          <w:szCs w:val="21"/>
        </w:rPr>
      </w:pPr>
    </w:p>
    <w:p w14:paraId="121F12A9" w14:textId="77777777" w:rsidR="00F33105" w:rsidRPr="00717D87" w:rsidRDefault="00F33105" w:rsidP="00F33105">
      <w:pPr>
        <w:rPr>
          <w:rFonts w:ascii="Courier New" w:hAnsi="Courier New" w:cs="Courier New"/>
          <w:sz w:val="21"/>
          <w:szCs w:val="21"/>
        </w:rPr>
      </w:pPr>
      <w:r w:rsidRPr="00717D87">
        <w:rPr>
          <w:rFonts w:ascii="Courier New" w:hAnsi="Courier New" w:cs="Courier New"/>
          <w:sz w:val="21"/>
          <w:szCs w:val="21"/>
        </w:rPr>
        <w:t>Decision for Jason:</w:t>
      </w:r>
    </w:p>
    <w:p w14:paraId="4D1B9C55" w14:textId="77777777" w:rsidR="00F33105" w:rsidRPr="00F33105" w:rsidRDefault="00F33105" w:rsidP="00F33105">
      <w:pPr>
        <w:numPr>
          <w:ilvl w:val="0"/>
          <w:numId w:val="103"/>
        </w:numPr>
        <w:rPr>
          <w:rFonts w:ascii="Courier New" w:hAnsi="Courier New" w:cs="Courier New"/>
          <w:sz w:val="21"/>
          <w:szCs w:val="21"/>
        </w:rPr>
      </w:pPr>
      <w:r w:rsidRPr="00F33105">
        <w:rPr>
          <w:rFonts w:ascii="Courier New" w:hAnsi="Courier New" w:cs="Courier New"/>
          <w:sz w:val="21"/>
          <w:szCs w:val="21"/>
        </w:rPr>
        <w:t>Should Source Funnel change when Coverall/Vix/All changes?</w:t>
      </w:r>
    </w:p>
    <w:p w14:paraId="374958E6" w14:textId="77777777" w:rsidR="00F33105" w:rsidRDefault="00F33105" w:rsidP="00F33105">
      <w:pPr>
        <w:numPr>
          <w:ilvl w:val="0"/>
          <w:numId w:val="103"/>
        </w:numPr>
        <w:rPr>
          <w:ins w:id="9" w:author="jason fine" w:date="2026-05-07T10:27:00Z" w16du:dateUtc="2026-05-07T14:27:00Z"/>
          <w:rFonts w:ascii="Courier New" w:hAnsi="Courier New" w:cs="Courier New"/>
          <w:sz w:val="21"/>
          <w:szCs w:val="21"/>
        </w:rPr>
      </w:pPr>
      <w:r w:rsidRPr="00F33105">
        <w:rPr>
          <w:rFonts w:ascii="Courier New" w:hAnsi="Courier New" w:cs="Courier New"/>
          <w:sz w:val="21"/>
          <w:szCs w:val="21"/>
        </w:rPr>
        <w:t xml:space="preserve">Or should it be labeled as a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/all-scope funnel?</w:t>
      </w:r>
    </w:p>
    <w:p w14:paraId="7CA9A4BD" w14:textId="12DABB04" w:rsidR="00717D87" w:rsidRDefault="00717D87" w:rsidP="00F33105">
      <w:pPr>
        <w:numPr>
          <w:ilvl w:val="0"/>
          <w:numId w:val="103"/>
        </w:numPr>
        <w:rPr>
          <w:ins w:id="10" w:author="jason fine" w:date="2026-05-07T10:37:00Z" w16du:dateUtc="2026-05-07T14:37:00Z"/>
          <w:rFonts w:ascii="Courier New" w:hAnsi="Courier New" w:cs="Courier New"/>
          <w:sz w:val="21"/>
          <w:szCs w:val="21"/>
        </w:rPr>
      </w:pPr>
      <w:ins w:id="11" w:author="jason fine" w:date="2026-05-07T10:27:00Z" w16du:dateUtc="2026-05-07T14:27:00Z">
        <w:r>
          <w:rPr>
            <w:rFonts w:ascii="Courier New" w:hAnsi="Courier New" w:cs="Courier New"/>
            <w:sz w:val="21"/>
            <w:szCs w:val="21"/>
          </w:rPr>
          <w:t>I think it should change when Coverall/Vix/All changes.</w:t>
        </w:r>
      </w:ins>
      <w:ins w:id="12" w:author="jason fine" w:date="2026-05-07T10:36:00Z" w16du:dateUtc="2026-05-07T14:36:00Z">
        <w:r w:rsidR="00BA6B91">
          <w:rPr>
            <w:rFonts w:ascii="Courier New" w:hAnsi="Courier New" w:cs="Courier New"/>
            <w:sz w:val="21"/>
            <w:szCs w:val="21"/>
          </w:rPr>
          <w:t xml:space="preserve"> </w:t>
        </w:r>
      </w:ins>
    </w:p>
    <w:p w14:paraId="375C5A66" w14:textId="2D225AF5" w:rsidR="00BA6B91" w:rsidRPr="00F33105" w:rsidRDefault="00BA6B91" w:rsidP="00F33105">
      <w:pPr>
        <w:numPr>
          <w:ilvl w:val="0"/>
          <w:numId w:val="103"/>
        </w:numPr>
        <w:rPr>
          <w:rFonts w:ascii="Courier New" w:hAnsi="Courier New" w:cs="Courier New"/>
          <w:sz w:val="21"/>
          <w:szCs w:val="21"/>
        </w:rPr>
      </w:pPr>
      <w:ins w:id="13" w:author="jason fine" w:date="2026-05-07T10:37:00Z" w16du:dateUtc="2026-05-07T14:37:00Z">
        <w:r w:rsidRPr="00717D87">
          <w:rPr>
            <w:rFonts w:ascii="Courier New" w:hAnsi="Courier New" w:cs="Courier New"/>
            <w:sz w:val="21"/>
            <w:szCs w:val="21"/>
          </w:rPr>
          <w:t xml:space="preserve">We need </w:t>
        </w:r>
        <w:proofErr w:type="gramStart"/>
        <w:r w:rsidRPr="00717D87">
          <w:rPr>
            <w:rFonts w:ascii="Courier New" w:hAnsi="Courier New" w:cs="Courier New"/>
            <w:sz w:val="21"/>
            <w:szCs w:val="21"/>
          </w:rPr>
          <w:t>toa make</w:t>
        </w:r>
        <w:proofErr w:type="gramEnd"/>
        <w:r w:rsidRPr="00717D87">
          <w:rPr>
            <w:rFonts w:ascii="Courier New" w:hAnsi="Courier New" w:cs="Courier New"/>
            <w:sz w:val="21"/>
            <w:szCs w:val="21"/>
          </w:rPr>
          <w:t xml:space="preserve"> delineate downline &amp; legacy coverall agent commissions payments from Cover/Vix</w:t>
        </w:r>
        <w:r>
          <w:rPr>
            <w:rFonts w:ascii="Courier New" w:hAnsi="Courier New" w:cs="Courier New"/>
            <w:sz w:val="21"/>
            <w:szCs w:val="21"/>
          </w:rPr>
          <w:t xml:space="preserve"> expected and collected </w:t>
        </w:r>
        <w:proofErr w:type="gramStart"/>
        <w:r>
          <w:rPr>
            <w:rFonts w:ascii="Courier New" w:hAnsi="Courier New" w:cs="Courier New"/>
            <w:sz w:val="21"/>
            <w:szCs w:val="21"/>
          </w:rPr>
          <w:t>numbers</w:t>
        </w:r>
        <w:proofErr w:type="gramEnd"/>
        <w:r>
          <w:rPr>
            <w:rFonts w:ascii="Courier New" w:hAnsi="Courier New" w:cs="Courier New"/>
            <w:sz w:val="21"/>
            <w:szCs w:val="21"/>
          </w:rPr>
          <w:t xml:space="preserve"> so it gives a clearer picture of what was in EDE written expected and collected versus not in the EDE. Similar challenge in accounting for the state-based enrollments that hit the back office but not in the EDE data at this time. We would </w:t>
        </w:r>
        <w:proofErr w:type="gramStart"/>
        <w:r>
          <w:rPr>
            <w:rFonts w:ascii="Courier New" w:hAnsi="Courier New" w:cs="Courier New"/>
            <w:sz w:val="21"/>
            <w:szCs w:val="21"/>
          </w:rPr>
          <w:t>want a way</w:t>
        </w:r>
        <w:proofErr w:type="gramEnd"/>
        <w:r>
          <w:rPr>
            <w:rFonts w:ascii="Courier New" w:hAnsi="Courier New" w:cs="Courier New"/>
            <w:sz w:val="21"/>
            <w:szCs w:val="21"/>
          </w:rPr>
          <w:t xml:space="preserve"> to see that in addition to the expected EDE payments received, we got additional payments </w:t>
        </w:r>
        <w:proofErr w:type="gramStart"/>
        <w:r>
          <w:rPr>
            <w:rFonts w:ascii="Courier New" w:hAnsi="Courier New" w:cs="Courier New"/>
            <w:sz w:val="21"/>
            <w:szCs w:val="21"/>
          </w:rPr>
          <w:t>due</w:t>
        </w:r>
        <w:proofErr w:type="gramEnd"/>
        <w:r>
          <w:rPr>
            <w:rFonts w:ascii="Courier New" w:hAnsi="Courier New" w:cs="Courier New"/>
            <w:sz w:val="21"/>
            <w:szCs w:val="21"/>
          </w:rPr>
          <w:t xml:space="preserve"> coverall AORs from SBE states. Ask if need further clarity. Important to still be able to see that they came in, but in a manner that does not confuse the intent of the dashboard which is to truly identify what is expected based-upon the FFM EDE platform – and track breakage from EDE to back office to carrier payments.</w:t>
        </w:r>
      </w:ins>
    </w:p>
    <w:p w14:paraId="13E4383D"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Expected Enrollments</w:t>
      </w:r>
    </w:p>
    <w:p w14:paraId="354E36F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14A0053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members/policies does the app think should be tracked for this selected scope based on EDE enrollment data?</w:t>
      </w:r>
    </w:p>
    <w:p w14:paraId="59F4D423"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07B35A8"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Members from EDE/enrollment data.</w:t>
      </w:r>
    </w:p>
    <w:p w14:paraId="31C639EF"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 xml:space="preserve">Enrollment status is one of the qualifying statuses, such as Effectuated, </w:t>
      </w:r>
      <w:proofErr w:type="spellStart"/>
      <w:r w:rsidRPr="00F33105">
        <w:rPr>
          <w:rFonts w:ascii="Courier New" w:hAnsi="Courier New" w:cs="Courier New"/>
          <w:sz w:val="21"/>
          <w:szCs w:val="21"/>
        </w:rPr>
        <w:t>PendingEffectuation</w:t>
      </w:r>
      <w:proofErr w:type="spellEnd"/>
      <w:r w:rsidRPr="00F33105">
        <w:rPr>
          <w:rFonts w:ascii="Courier New" w:hAnsi="Courier New" w:cs="Courier New"/>
          <w:sz w:val="21"/>
          <w:szCs w:val="21"/>
        </w:rPr>
        <w:t xml:space="preserve">, or </w:t>
      </w:r>
      <w:proofErr w:type="spellStart"/>
      <w:r w:rsidRPr="00F33105">
        <w:rPr>
          <w:rFonts w:ascii="Courier New" w:hAnsi="Courier New" w:cs="Courier New"/>
          <w:sz w:val="21"/>
          <w:szCs w:val="21"/>
        </w:rPr>
        <w:t>PendingTermination</w:t>
      </w:r>
      <w:proofErr w:type="spellEnd"/>
      <w:r w:rsidRPr="00F33105">
        <w:rPr>
          <w:rFonts w:ascii="Courier New" w:hAnsi="Courier New" w:cs="Courier New"/>
          <w:sz w:val="21"/>
          <w:szCs w:val="21"/>
        </w:rPr>
        <w:t>.</w:t>
      </w:r>
    </w:p>
    <w:p w14:paraId="1CA95FBE"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The member is active in the batch's covered month window.</w:t>
      </w:r>
    </w:p>
    <w:p w14:paraId="28CAAE4D"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The member's current AOR belongs to the selected scope.</w:t>
      </w:r>
    </w:p>
    <w:p w14:paraId="028D953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0CA33A20" w14:textId="77777777" w:rsidR="00F33105" w:rsidRPr="00F33105" w:rsidRDefault="00F33105" w:rsidP="00F33105">
      <w:pPr>
        <w:numPr>
          <w:ilvl w:val="0"/>
          <w:numId w:val="105"/>
        </w:numPr>
        <w:rPr>
          <w:rFonts w:ascii="Courier New" w:hAnsi="Courier New" w:cs="Courier New"/>
          <w:sz w:val="21"/>
          <w:szCs w:val="21"/>
        </w:rPr>
      </w:pPr>
      <w:r w:rsidRPr="00F33105">
        <w:rPr>
          <w:rFonts w:ascii="Courier New" w:hAnsi="Courier New" w:cs="Courier New"/>
          <w:sz w:val="21"/>
          <w:szCs w:val="21"/>
        </w:rPr>
        <w:t>Members outside the selected AOR scope.</w:t>
      </w:r>
    </w:p>
    <w:p w14:paraId="6CF9A5DB" w14:textId="77777777" w:rsidR="00F33105" w:rsidRPr="00F33105" w:rsidRDefault="00F33105" w:rsidP="00F33105">
      <w:pPr>
        <w:numPr>
          <w:ilvl w:val="0"/>
          <w:numId w:val="105"/>
        </w:numPr>
        <w:rPr>
          <w:rFonts w:ascii="Courier New" w:hAnsi="Courier New" w:cs="Courier New"/>
          <w:sz w:val="21"/>
          <w:szCs w:val="21"/>
        </w:rPr>
      </w:pPr>
      <w:r w:rsidRPr="00F33105">
        <w:rPr>
          <w:rFonts w:ascii="Courier New" w:hAnsi="Courier New" w:cs="Courier New"/>
          <w:sz w:val="21"/>
          <w:szCs w:val="21"/>
        </w:rPr>
        <w:t>Members not active in the covered month window.</w:t>
      </w:r>
    </w:p>
    <w:p w14:paraId="405CB74A" w14:textId="77777777" w:rsidR="00F33105" w:rsidRPr="00F33105" w:rsidRDefault="00F33105" w:rsidP="00F33105">
      <w:pPr>
        <w:numPr>
          <w:ilvl w:val="0"/>
          <w:numId w:val="105"/>
        </w:numPr>
        <w:rPr>
          <w:rFonts w:ascii="Courier New" w:hAnsi="Courier New" w:cs="Courier New"/>
          <w:sz w:val="21"/>
          <w:szCs w:val="21"/>
        </w:rPr>
      </w:pPr>
      <w:r w:rsidRPr="00F33105">
        <w:rPr>
          <w:rFonts w:ascii="Courier New" w:hAnsi="Courier New" w:cs="Courier New"/>
          <w:sz w:val="21"/>
          <w:szCs w:val="21"/>
        </w:rPr>
        <w:lastRenderedPageBreak/>
        <w:t>Rows that fail the expected enrollment rules.</w:t>
      </w:r>
    </w:p>
    <w:p w14:paraId="3FF05C7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3170444" w14:textId="77777777" w:rsidR="00F33105" w:rsidRPr="00F33105" w:rsidRDefault="00F33105" w:rsidP="00F33105">
      <w:pPr>
        <w:numPr>
          <w:ilvl w:val="0"/>
          <w:numId w:val="106"/>
        </w:numPr>
        <w:rPr>
          <w:rFonts w:ascii="Courier New" w:hAnsi="Courier New" w:cs="Courier New"/>
          <w:sz w:val="21"/>
          <w:szCs w:val="21"/>
        </w:rPr>
      </w:pPr>
      <w:r w:rsidRPr="00F33105">
        <w:rPr>
          <w:rFonts w:ascii="Courier New" w:hAnsi="Courier New" w:cs="Courier New"/>
          <w:sz w:val="21"/>
          <w:szCs w:val="21"/>
        </w:rPr>
        <w:t>Usually no.</w:t>
      </w:r>
    </w:p>
    <w:p w14:paraId="250B546F" w14:textId="77777777" w:rsidR="00F33105" w:rsidRPr="00F33105" w:rsidRDefault="00F33105" w:rsidP="00F33105">
      <w:pPr>
        <w:numPr>
          <w:ilvl w:val="0"/>
          <w:numId w:val="106"/>
        </w:numPr>
        <w:rPr>
          <w:rFonts w:ascii="Courier New" w:hAnsi="Courier New" w:cs="Courier New"/>
          <w:sz w:val="21"/>
          <w:szCs w:val="21"/>
        </w:rPr>
      </w:pPr>
      <w:r w:rsidRPr="00F33105">
        <w:rPr>
          <w:rFonts w:ascii="Courier New" w:hAnsi="Courier New" w:cs="Courier New"/>
          <w:sz w:val="21"/>
          <w:szCs w:val="21"/>
        </w:rPr>
        <w:t>Under the current AOR setup, Vix is inside Coverall because Erica is both Coverall and Vix-related.</w:t>
      </w:r>
    </w:p>
    <w:p w14:paraId="3EB2F4DA" w14:textId="77777777" w:rsidR="00F33105" w:rsidRPr="00F33105" w:rsidRDefault="00F33105" w:rsidP="00F33105">
      <w:pPr>
        <w:numPr>
          <w:ilvl w:val="0"/>
          <w:numId w:val="106"/>
        </w:numPr>
        <w:rPr>
          <w:rFonts w:ascii="Courier New" w:hAnsi="Courier New" w:cs="Courier New"/>
          <w:sz w:val="21"/>
          <w:szCs w:val="21"/>
        </w:rPr>
      </w:pPr>
      <w:r w:rsidRPr="00F33105">
        <w:rPr>
          <w:rFonts w:ascii="Courier New" w:hAnsi="Courier New" w:cs="Courier New"/>
          <w:sz w:val="21"/>
          <w:szCs w:val="21"/>
        </w:rPr>
        <w:t>That is why All can equal Coverall on this card.</w:t>
      </w:r>
    </w:p>
    <w:p w14:paraId="7268277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0BEB2A9" w14:textId="77777777" w:rsidR="00F33105" w:rsidRPr="00F33105" w:rsidRDefault="00F33105" w:rsidP="00F33105">
      <w:pPr>
        <w:numPr>
          <w:ilvl w:val="0"/>
          <w:numId w:val="107"/>
        </w:numPr>
        <w:rPr>
          <w:rFonts w:ascii="Courier New" w:hAnsi="Courier New" w:cs="Courier New"/>
          <w:sz w:val="21"/>
          <w:szCs w:val="21"/>
        </w:rPr>
      </w:pPr>
      <w:r w:rsidRPr="00F33105">
        <w:rPr>
          <w:rFonts w:ascii="Courier New" w:hAnsi="Courier New" w:cs="Courier New"/>
          <w:sz w:val="21"/>
          <w:szCs w:val="21"/>
        </w:rPr>
        <w:t>A user may expect Coverall + Vix to equal All. For this card, that is not the right expectation because Vix overlaps with Coverall.</w:t>
      </w:r>
    </w:p>
    <w:p w14:paraId="4ED8BA5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6B705C63" w14:textId="0453CA50" w:rsidR="00F33105" w:rsidRPr="00F33105" w:rsidRDefault="00F33105" w:rsidP="00F33105">
      <w:pPr>
        <w:numPr>
          <w:ilvl w:val="0"/>
          <w:numId w:val="108"/>
        </w:numPr>
        <w:rPr>
          <w:rFonts w:ascii="Courier New" w:hAnsi="Courier New" w:cs="Courier New"/>
          <w:sz w:val="21"/>
          <w:szCs w:val="21"/>
        </w:rPr>
      </w:pPr>
      <w:r w:rsidRPr="00F33105">
        <w:rPr>
          <w:rFonts w:ascii="Courier New" w:hAnsi="Courier New" w:cs="Courier New"/>
          <w:sz w:val="21"/>
          <w:szCs w:val="21"/>
        </w:rPr>
        <w:t>Is it correct that Vix enrollment members are treated as a subset of Coverall enrollment members?</w:t>
      </w:r>
      <w:ins w:id="14" w:author="jason fine" w:date="2026-05-07T10:38:00Z" w16du:dateUtc="2026-05-07T14:38:00Z">
        <w:r w:rsidR="00BA6B91">
          <w:rPr>
            <w:rFonts w:ascii="Courier New" w:hAnsi="Courier New" w:cs="Courier New"/>
            <w:sz w:val="21"/>
            <w:szCs w:val="21"/>
          </w:rPr>
          <w:t xml:space="preserve"> - YES</w:t>
        </w:r>
      </w:ins>
    </w:p>
    <w:p w14:paraId="50952D30" w14:textId="49147170" w:rsidR="00F33105" w:rsidRPr="00F33105" w:rsidRDefault="00F33105" w:rsidP="00F33105">
      <w:pPr>
        <w:numPr>
          <w:ilvl w:val="0"/>
          <w:numId w:val="108"/>
        </w:numPr>
        <w:rPr>
          <w:rFonts w:ascii="Courier New" w:hAnsi="Courier New" w:cs="Courier New"/>
          <w:sz w:val="21"/>
          <w:szCs w:val="21"/>
        </w:rPr>
      </w:pPr>
      <w:r w:rsidRPr="00F33105">
        <w:rPr>
          <w:rFonts w:ascii="Courier New" w:hAnsi="Courier New" w:cs="Courier New"/>
          <w:sz w:val="21"/>
          <w:szCs w:val="21"/>
        </w:rPr>
        <w:t>Should the UI explain this overlap directly?</w:t>
      </w:r>
      <w:ins w:id="15" w:author="jason fine" w:date="2026-05-07T10:38:00Z" w16du:dateUtc="2026-05-07T14:38:00Z">
        <w:r w:rsidR="00BA6B91">
          <w:rPr>
            <w:rFonts w:ascii="Courier New" w:hAnsi="Courier New" w:cs="Courier New"/>
            <w:sz w:val="21"/>
            <w:szCs w:val="21"/>
          </w:rPr>
          <w:t xml:space="preserve"> – Not sure what you are asking me</w:t>
        </w:r>
      </w:ins>
    </w:p>
    <w:p w14:paraId="05F36195"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Not in Back Office</w:t>
      </w:r>
    </w:p>
    <w:p w14:paraId="64F34E1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6508CF8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Of the expected enrollment members, how many are not strictly found in the Back Office data?</w:t>
      </w:r>
    </w:p>
    <w:p w14:paraId="1E0F61B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4F237461" w14:textId="77777777" w:rsidR="00F33105" w:rsidRPr="00F33105" w:rsidRDefault="00F33105" w:rsidP="00F33105">
      <w:pPr>
        <w:numPr>
          <w:ilvl w:val="0"/>
          <w:numId w:val="109"/>
        </w:numPr>
        <w:rPr>
          <w:rFonts w:ascii="Courier New" w:hAnsi="Courier New" w:cs="Courier New"/>
          <w:sz w:val="21"/>
          <w:szCs w:val="21"/>
        </w:rPr>
      </w:pPr>
      <w:r w:rsidRPr="00F33105">
        <w:rPr>
          <w:rFonts w:ascii="Courier New" w:hAnsi="Courier New" w:cs="Courier New"/>
          <w:sz w:val="21"/>
          <w:szCs w:val="21"/>
        </w:rPr>
        <w:t>Members in Expected Enrollments.</w:t>
      </w:r>
    </w:p>
    <w:p w14:paraId="1E34861B" w14:textId="77777777" w:rsidR="00F33105" w:rsidRPr="00F33105" w:rsidRDefault="00F33105" w:rsidP="00F33105">
      <w:pPr>
        <w:numPr>
          <w:ilvl w:val="0"/>
          <w:numId w:val="109"/>
        </w:numPr>
        <w:rPr>
          <w:rFonts w:ascii="Courier New" w:hAnsi="Courier New" w:cs="Courier New"/>
          <w:sz w:val="21"/>
          <w:szCs w:val="21"/>
        </w:rPr>
      </w:pPr>
      <w:r w:rsidRPr="00F33105">
        <w:rPr>
          <w:rFonts w:ascii="Courier New" w:hAnsi="Courier New" w:cs="Courier New"/>
          <w:sz w:val="21"/>
          <w:szCs w:val="21"/>
        </w:rPr>
        <w:t>No strict Back Office match.</w:t>
      </w:r>
    </w:p>
    <w:p w14:paraId="60097D9E" w14:textId="77777777" w:rsidR="00F33105" w:rsidRPr="00F33105" w:rsidRDefault="00F33105" w:rsidP="00F33105">
      <w:pPr>
        <w:numPr>
          <w:ilvl w:val="0"/>
          <w:numId w:val="109"/>
        </w:numPr>
        <w:rPr>
          <w:rFonts w:ascii="Courier New" w:hAnsi="Courier New" w:cs="Courier New"/>
          <w:sz w:val="21"/>
          <w:szCs w:val="21"/>
        </w:rPr>
      </w:pPr>
      <w:r w:rsidRPr="00F33105">
        <w:rPr>
          <w:rFonts w:ascii="Courier New" w:hAnsi="Courier New" w:cs="Courier New"/>
          <w:sz w:val="21"/>
          <w:szCs w:val="21"/>
        </w:rPr>
        <w:t>Not already upgraded by a confirmed manual weak match.</w:t>
      </w:r>
    </w:p>
    <w:p w14:paraId="6724FEF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11576C5C" w14:textId="77777777" w:rsidR="00F33105" w:rsidRPr="00F33105" w:rsidRDefault="00F33105" w:rsidP="00F33105">
      <w:pPr>
        <w:numPr>
          <w:ilvl w:val="0"/>
          <w:numId w:val="110"/>
        </w:numPr>
        <w:rPr>
          <w:rFonts w:ascii="Courier New" w:hAnsi="Courier New" w:cs="Courier New"/>
          <w:sz w:val="21"/>
          <w:szCs w:val="21"/>
        </w:rPr>
      </w:pPr>
      <w:r w:rsidRPr="00F33105">
        <w:rPr>
          <w:rFonts w:ascii="Courier New" w:hAnsi="Courier New" w:cs="Courier New"/>
          <w:sz w:val="21"/>
          <w:szCs w:val="21"/>
        </w:rPr>
        <w:t xml:space="preserve">Members </w:t>
      </w:r>
      <w:proofErr w:type="gramStart"/>
      <w:r w:rsidRPr="00F33105">
        <w:rPr>
          <w:rFonts w:ascii="Courier New" w:hAnsi="Courier New" w:cs="Courier New"/>
          <w:sz w:val="21"/>
          <w:szCs w:val="21"/>
        </w:rPr>
        <w:t>already</w:t>
      </w:r>
      <w:proofErr w:type="gramEnd"/>
      <w:r w:rsidRPr="00F33105">
        <w:rPr>
          <w:rFonts w:ascii="Courier New" w:hAnsi="Courier New" w:cs="Courier New"/>
          <w:sz w:val="21"/>
          <w:szCs w:val="21"/>
        </w:rPr>
        <w:t xml:space="preserve"> found in Back Office.</w:t>
      </w:r>
    </w:p>
    <w:p w14:paraId="61E4B23A" w14:textId="77777777" w:rsidR="00F33105" w:rsidRPr="00F33105" w:rsidRDefault="00F33105" w:rsidP="00F33105">
      <w:pPr>
        <w:numPr>
          <w:ilvl w:val="0"/>
          <w:numId w:val="110"/>
        </w:numPr>
        <w:rPr>
          <w:rFonts w:ascii="Courier New" w:hAnsi="Courier New" w:cs="Courier New"/>
          <w:sz w:val="21"/>
          <w:szCs w:val="21"/>
        </w:rPr>
      </w:pPr>
      <w:r w:rsidRPr="00F33105">
        <w:rPr>
          <w:rFonts w:ascii="Courier New" w:hAnsi="Courier New" w:cs="Courier New"/>
          <w:sz w:val="21"/>
          <w:szCs w:val="21"/>
        </w:rPr>
        <w:t>Members manually confirmed as weak matches.</w:t>
      </w:r>
    </w:p>
    <w:p w14:paraId="1D964CBD" w14:textId="77777777" w:rsidR="00F33105" w:rsidRPr="00F33105" w:rsidRDefault="00F33105" w:rsidP="00F33105">
      <w:pPr>
        <w:numPr>
          <w:ilvl w:val="0"/>
          <w:numId w:val="110"/>
        </w:numPr>
        <w:rPr>
          <w:rFonts w:ascii="Courier New" w:hAnsi="Courier New" w:cs="Courier New"/>
          <w:sz w:val="21"/>
          <w:szCs w:val="21"/>
        </w:rPr>
      </w:pPr>
      <w:r w:rsidRPr="00F33105">
        <w:rPr>
          <w:rFonts w:ascii="Courier New" w:hAnsi="Courier New" w:cs="Courier New"/>
          <w:sz w:val="21"/>
          <w:szCs w:val="21"/>
        </w:rPr>
        <w:t>Members outside the expected enrollment universe.</w:t>
      </w:r>
    </w:p>
    <w:p w14:paraId="2A0AB73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822A60B" w14:textId="77777777" w:rsidR="00F33105" w:rsidRPr="00F33105" w:rsidRDefault="00F33105" w:rsidP="00F33105">
      <w:pPr>
        <w:numPr>
          <w:ilvl w:val="0"/>
          <w:numId w:val="111"/>
        </w:numPr>
        <w:rPr>
          <w:rFonts w:ascii="Courier New" w:hAnsi="Courier New" w:cs="Courier New"/>
          <w:sz w:val="21"/>
          <w:szCs w:val="21"/>
        </w:rPr>
      </w:pPr>
      <w:r w:rsidRPr="00F33105">
        <w:rPr>
          <w:rFonts w:ascii="Courier New" w:hAnsi="Courier New" w:cs="Courier New"/>
          <w:sz w:val="21"/>
          <w:szCs w:val="21"/>
        </w:rPr>
        <w:t>Usually no, because this follows the same overlapping enrollment universe as Expected Enrollments.</w:t>
      </w:r>
    </w:p>
    <w:p w14:paraId="6448ECA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5CAAC769" w14:textId="77777777" w:rsidR="00F33105" w:rsidRPr="00F33105" w:rsidRDefault="00F33105" w:rsidP="00F33105">
      <w:pPr>
        <w:numPr>
          <w:ilvl w:val="0"/>
          <w:numId w:val="112"/>
        </w:numPr>
        <w:rPr>
          <w:rFonts w:ascii="Courier New" w:hAnsi="Courier New" w:cs="Courier New"/>
          <w:sz w:val="21"/>
          <w:szCs w:val="21"/>
        </w:rPr>
      </w:pPr>
      <w:r w:rsidRPr="00F33105">
        <w:rPr>
          <w:rFonts w:ascii="Courier New" w:hAnsi="Courier New" w:cs="Courier New"/>
          <w:sz w:val="21"/>
          <w:szCs w:val="21"/>
        </w:rPr>
        <w:t>The Expected Enrollments tooltip has a raw Back Office tie-out.</w:t>
      </w:r>
    </w:p>
    <w:p w14:paraId="1EB0E8B4" w14:textId="77777777" w:rsidR="00F33105" w:rsidRPr="00F33105" w:rsidRDefault="00F33105" w:rsidP="00F33105">
      <w:pPr>
        <w:numPr>
          <w:ilvl w:val="0"/>
          <w:numId w:val="112"/>
        </w:numPr>
        <w:rPr>
          <w:rFonts w:ascii="Courier New" w:hAnsi="Courier New" w:cs="Courier New"/>
          <w:sz w:val="21"/>
          <w:szCs w:val="21"/>
        </w:rPr>
      </w:pPr>
      <w:r w:rsidRPr="00F33105">
        <w:rPr>
          <w:rFonts w:ascii="Courier New" w:hAnsi="Courier New" w:cs="Courier New"/>
          <w:sz w:val="21"/>
          <w:szCs w:val="21"/>
        </w:rPr>
        <w:lastRenderedPageBreak/>
        <w:t>This card is not raw. It is adjusted after confirmed manual weak matches.</w:t>
      </w:r>
    </w:p>
    <w:p w14:paraId="03DC07E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B27D979" w14:textId="23B92FB8" w:rsidR="00F33105" w:rsidRDefault="00F33105" w:rsidP="00F33105">
      <w:pPr>
        <w:numPr>
          <w:ilvl w:val="0"/>
          <w:numId w:val="113"/>
        </w:numPr>
        <w:rPr>
          <w:ins w:id="16" w:author="jason fine" w:date="2026-05-07T10:41:00Z" w16du:dateUtc="2026-05-07T14:41:00Z"/>
          <w:rFonts w:ascii="Courier New" w:hAnsi="Courier New" w:cs="Courier New"/>
          <w:sz w:val="21"/>
          <w:szCs w:val="21"/>
        </w:rPr>
      </w:pPr>
      <w:r w:rsidRPr="00F33105">
        <w:rPr>
          <w:rFonts w:ascii="Courier New" w:hAnsi="Courier New" w:cs="Courier New"/>
          <w:sz w:val="21"/>
          <w:szCs w:val="21"/>
        </w:rPr>
        <w:t>Does the current split into disputable, waiting, and weak match make sense operationally?</w:t>
      </w:r>
      <w:ins w:id="17" w:author="jason fine" w:date="2026-05-07T10:41:00Z" w16du:dateUtc="2026-05-07T14:41:00Z">
        <w:r w:rsidR="00BA6B91">
          <w:rPr>
            <w:rFonts w:ascii="Courier New" w:hAnsi="Courier New" w:cs="Courier New"/>
            <w:sz w:val="21"/>
            <w:szCs w:val="21"/>
          </w:rPr>
          <w:t xml:space="preserve"> – YES</w:t>
        </w:r>
      </w:ins>
    </w:p>
    <w:p w14:paraId="682F3D74" w14:textId="19EC3E50" w:rsidR="00BA6B91" w:rsidRPr="00F33105" w:rsidRDefault="00BA6B91" w:rsidP="00F33105">
      <w:pPr>
        <w:numPr>
          <w:ilvl w:val="0"/>
          <w:numId w:val="113"/>
        </w:numPr>
        <w:rPr>
          <w:rFonts w:ascii="Courier New" w:hAnsi="Courier New" w:cs="Courier New"/>
          <w:sz w:val="21"/>
          <w:szCs w:val="21"/>
        </w:rPr>
      </w:pPr>
      <w:ins w:id="18" w:author="jason fine" w:date="2026-05-07T10:41:00Z" w16du:dateUtc="2026-05-07T14:41:00Z">
        <w:r>
          <w:rPr>
            <w:rFonts w:ascii="Courier New" w:hAnsi="Courier New" w:cs="Courier New"/>
            <w:sz w:val="21"/>
            <w:szCs w:val="21"/>
          </w:rPr>
          <w:t xml:space="preserve">Question </w:t>
        </w:r>
      </w:ins>
      <w:ins w:id="19" w:author="jason fine" w:date="2026-05-07T10:42:00Z" w16du:dateUtc="2026-05-07T14:42:00Z">
        <w:r>
          <w:rPr>
            <w:rFonts w:ascii="Courier New" w:hAnsi="Courier New" w:cs="Courier New"/>
            <w:sz w:val="21"/>
            <w:szCs w:val="21"/>
          </w:rPr>
          <w:t>– do we have</w:t>
        </w:r>
      </w:ins>
      <w:ins w:id="20" w:author="jason fine" w:date="2026-05-07T10:43:00Z" w16du:dateUtc="2026-05-07T14:43:00Z">
        <w:r w:rsidR="005C4F35">
          <w:rPr>
            <w:rFonts w:ascii="Courier New" w:hAnsi="Courier New" w:cs="Courier New"/>
            <w:sz w:val="21"/>
            <w:szCs w:val="21"/>
          </w:rPr>
          <w:t xml:space="preserve"> / need</w:t>
        </w:r>
      </w:ins>
      <w:ins w:id="21" w:author="jason fine" w:date="2026-05-07T10:42:00Z" w16du:dateUtc="2026-05-07T14:42:00Z">
        <w:r>
          <w:rPr>
            <w:rFonts w:ascii="Courier New" w:hAnsi="Courier New" w:cs="Courier New"/>
            <w:sz w:val="21"/>
            <w:szCs w:val="21"/>
          </w:rPr>
          <w:t xml:space="preserve"> a </w:t>
        </w:r>
        <w:r w:rsidR="005C4F35">
          <w:rPr>
            <w:rFonts w:ascii="Courier New" w:hAnsi="Courier New" w:cs="Courier New"/>
            <w:sz w:val="21"/>
            <w:szCs w:val="21"/>
          </w:rPr>
          <w:t xml:space="preserve">way to denote the record has been </w:t>
        </w:r>
      </w:ins>
      <w:ins w:id="22" w:author="jason fine" w:date="2026-05-07T10:43:00Z" w16du:dateUtc="2026-05-07T14:43:00Z">
        <w:r w:rsidR="005C4F35">
          <w:rPr>
            <w:rFonts w:ascii="Courier New" w:hAnsi="Courier New" w:cs="Courier New"/>
            <w:sz w:val="21"/>
            <w:szCs w:val="21"/>
          </w:rPr>
          <w:t xml:space="preserve">submitted to carrier for recon, </w:t>
        </w:r>
      </w:ins>
      <w:ins w:id="23" w:author="jason fine" w:date="2026-05-07T10:42:00Z" w16du:dateUtc="2026-05-07T14:42:00Z">
        <w:r>
          <w:rPr>
            <w:rFonts w:ascii="Courier New" w:hAnsi="Courier New" w:cs="Courier New"/>
            <w:sz w:val="21"/>
            <w:szCs w:val="21"/>
          </w:rPr>
          <w:t xml:space="preserve">holding spot for </w:t>
        </w:r>
      </w:ins>
      <w:ins w:id="24" w:author="jason fine" w:date="2026-05-07T10:43:00Z" w16du:dateUtc="2026-05-07T14:43:00Z">
        <w:r w:rsidR="005C4F35">
          <w:rPr>
            <w:rFonts w:ascii="Courier New" w:hAnsi="Courier New" w:cs="Courier New"/>
            <w:sz w:val="21"/>
            <w:szCs w:val="21"/>
          </w:rPr>
          <w:t>those records and then they either resolve naturally on a file upload or a process to remove them from this status if carrier denies?</w:t>
        </w:r>
      </w:ins>
      <w:ins w:id="25" w:author="jason fine" w:date="2026-05-07T10:42:00Z" w16du:dateUtc="2026-05-07T14:42:00Z">
        <w:r>
          <w:rPr>
            <w:rFonts w:ascii="Courier New" w:hAnsi="Courier New" w:cs="Courier New"/>
            <w:sz w:val="21"/>
            <w:szCs w:val="21"/>
          </w:rPr>
          <w:t xml:space="preserve"> </w:t>
        </w:r>
      </w:ins>
    </w:p>
    <w:p w14:paraId="32CEC568"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Weak BO Match Queue</w:t>
      </w:r>
    </w:p>
    <w:p w14:paraId="4178077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34C239A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expected enrollment members look like they probably match a Back Office row, but the automatic join was not clean enough?</w:t>
      </w:r>
    </w:p>
    <w:p w14:paraId="1A2B10C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012EF929"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Expected enrollment members missing a strict Back Office match.</w:t>
      </w:r>
    </w:p>
    <w:p w14:paraId="02195817"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A likely Back Office match exists by fuzzy signals.</w:t>
      </w:r>
    </w:p>
    <w:p w14:paraId="215514B1"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Back Office row is active for the batch period.</w:t>
      </w:r>
    </w:p>
    <w:p w14:paraId="5807A154"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The match has not yet been confirmed or rejected.</w:t>
      </w:r>
    </w:p>
    <w:p w14:paraId="37C4E89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181C05E8" w14:textId="77777777" w:rsidR="00F33105" w:rsidRPr="00F33105" w:rsidRDefault="00F33105" w:rsidP="00F33105">
      <w:pPr>
        <w:numPr>
          <w:ilvl w:val="0"/>
          <w:numId w:val="115"/>
        </w:numPr>
        <w:rPr>
          <w:rFonts w:ascii="Courier New" w:hAnsi="Courier New" w:cs="Courier New"/>
          <w:sz w:val="21"/>
          <w:szCs w:val="21"/>
        </w:rPr>
      </w:pPr>
      <w:r w:rsidRPr="00F33105">
        <w:rPr>
          <w:rFonts w:ascii="Courier New" w:hAnsi="Courier New" w:cs="Courier New"/>
          <w:sz w:val="21"/>
          <w:szCs w:val="21"/>
        </w:rPr>
        <w:t>Confirmed weak matches.</w:t>
      </w:r>
    </w:p>
    <w:p w14:paraId="061B6456" w14:textId="77777777" w:rsidR="00F33105" w:rsidRPr="00F33105" w:rsidRDefault="00F33105" w:rsidP="00F33105">
      <w:pPr>
        <w:numPr>
          <w:ilvl w:val="0"/>
          <w:numId w:val="115"/>
        </w:numPr>
        <w:rPr>
          <w:rFonts w:ascii="Courier New" w:hAnsi="Courier New" w:cs="Courier New"/>
          <w:sz w:val="21"/>
          <w:szCs w:val="21"/>
        </w:rPr>
      </w:pPr>
      <w:r w:rsidRPr="00F33105">
        <w:rPr>
          <w:rFonts w:ascii="Courier New" w:hAnsi="Courier New" w:cs="Courier New"/>
          <w:sz w:val="21"/>
          <w:szCs w:val="21"/>
        </w:rPr>
        <w:t>Rejected weak matches.</w:t>
      </w:r>
    </w:p>
    <w:p w14:paraId="63E4DC8E" w14:textId="77777777" w:rsidR="00F33105" w:rsidRPr="00F33105" w:rsidRDefault="00F33105" w:rsidP="00F33105">
      <w:pPr>
        <w:numPr>
          <w:ilvl w:val="0"/>
          <w:numId w:val="115"/>
        </w:numPr>
        <w:rPr>
          <w:rFonts w:ascii="Courier New" w:hAnsi="Courier New" w:cs="Courier New"/>
          <w:sz w:val="21"/>
          <w:szCs w:val="21"/>
        </w:rPr>
      </w:pPr>
      <w:r w:rsidRPr="00F33105">
        <w:rPr>
          <w:rFonts w:ascii="Courier New" w:hAnsi="Courier New" w:cs="Courier New"/>
          <w:sz w:val="21"/>
          <w:szCs w:val="21"/>
        </w:rPr>
        <w:t>Terminated Back Office rows that should not count for the period.</w:t>
      </w:r>
    </w:p>
    <w:p w14:paraId="5DEE1EF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13268203" w14:textId="77777777" w:rsidR="00F33105" w:rsidRPr="00F33105" w:rsidRDefault="00F33105" w:rsidP="00F33105">
      <w:pPr>
        <w:numPr>
          <w:ilvl w:val="0"/>
          <w:numId w:val="116"/>
        </w:numPr>
        <w:rPr>
          <w:rFonts w:ascii="Courier New" w:hAnsi="Courier New" w:cs="Courier New"/>
          <w:sz w:val="21"/>
          <w:szCs w:val="21"/>
        </w:rPr>
      </w:pPr>
      <w:r w:rsidRPr="00F33105">
        <w:rPr>
          <w:rFonts w:ascii="Courier New" w:hAnsi="Courier New" w:cs="Courier New"/>
          <w:sz w:val="21"/>
          <w:szCs w:val="21"/>
        </w:rPr>
        <w:t>Usually no, because this follows the expected enrollment universe.</w:t>
      </w:r>
    </w:p>
    <w:p w14:paraId="47565AD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56E8F62D" w14:textId="77777777" w:rsidR="00F33105" w:rsidRPr="00F33105" w:rsidRDefault="00F33105" w:rsidP="00F33105">
      <w:pPr>
        <w:numPr>
          <w:ilvl w:val="0"/>
          <w:numId w:val="117"/>
        </w:numPr>
        <w:rPr>
          <w:rFonts w:ascii="Courier New" w:hAnsi="Courier New" w:cs="Courier New"/>
          <w:sz w:val="21"/>
          <w:szCs w:val="21"/>
        </w:rPr>
      </w:pPr>
      <w:r w:rsidRPr="00F33105">
        <w:rPr>
          <w:rFonts w:ascii="Courier New" w:hAnsi="Courier New" w:cs="Courier New"/>
          <w:sz w:val="21"/>
          <w:szCs w:val="21"/>
        </w:rPr>
        <w:t>A weak match is not necessarily a real gap. It means the app found a likely match but needs human confirmation.</w:t>
      </w:r>
    </w:p>
    <w:p w14:paraId="4238FC0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1F299706" w14:textId="7A2B282F" w:rsidR="00F33105" w:rsidRPr="00F33105" w:rsidRDefault="00F33105" w:rsidP="00F33105">
      <w:pPr>
        <w:numPr>
          <w:ilvl w:val="0"/>
          <w:numId w:val="118"/>
        </w:numPr>
        <w:rPr>
          <w:rFonts w:ascii="Courier New" w:hAnsi="Courier New" w:cs="Courier New"/>
          <w:sz w:val="21"/>
          <w:szCs w:val="21"/>
        </w:rPr>
      </w:pPr>
      <w:r w:rsidRPr="00F33105">
        <w:rPr>
          <w:rFonts w:ascii="Courier New" w:hAnsi="Courier New" w:cs="Courier New"/>
          <w:sz w:val="21"/>
          <w:szCs w:val="21"/>
        </w:rPr>
        <w:t>Is the current review workflow enough, or should some high-confidence weak matches auto-resolve later?</w:t>
      </w:r>
      <w:ins w:id="26" w:author="jason fine" w:date="2026-05-07T10:44:00Z" w16du:dateUtc="2026-05-07T14:44:00Z">
        <w:r w:rsidR="005C4F35">
          <w:rPr>
            <w:rFonts w:ascii="Courier New" w:hAnsi="Courier New" w:cs="Courier New"/>
            <w:sz w:val="21"/>
            <w:szCs w:val="21"/>
          </w:rPr>
          <w:t xml:space="preserve"> If by </w:t>
        </w:r>
      </w:ins>
      <w:ins w:id="27" w:author="jason fine" w:date="2026-05-07T10:45:00Z" w16du:dateUtc="2026-05-07T14:45:00Z">
        <w:r w:rsidR="005C4F35">
          <w:rPr>
            <w:rFonts w:ascii="Courier New" w:hAnsi="Courier New" w:cs="Courier New"/>
            <w:sz w:val="21"/>
            <w:szCs w:val="21"/>
          </w:rPr>
          <w:t>auto-</w:t>
        </w:r>
      </w:ins>
      <w:ins w:id="28" w:author="jason fine" w:date="2026-05-07T10:44:00Z" w16du:dateUtc="2026-05-07T14:44:00Z">
        <w:r w:rsidR="005C4F35">
          <w:rPr>
            <w:rFonts w:ascii="Courier New" w:hAnsi="Courier New" w:cs="Courier New"/>
            <w:sz w:val="21"/>
            <w:szCs w:val="21"/>
          </w:rPr>
          <w:t xml:space="preserve">resolve later </w:t>
        </w:r>
        <w:proofErr w:type="gramStart"/>
        <w:r w:rsidR="005C4F35">
          <w:rPr>
            <w:rFonts w:ascii="Courier New" w:hAnsi="Courier New" w:cs="Courier New"/>
            <w:sz w:val="21"/>
            <w:szCs w:val="21"/>
          </w:rPr>
          <w:t>mean</w:t>
        </w:r>
        <w:proofErr w:type="gramEnd"/>
        <w:r w:rsidR="005C4F35">
          <w:rPr>
            <w:rFonts w:ascii="Courier New" w:hAnsi="Courier New" w:cs="Courier New"/>
            <w:sz w:val="21"/>
            <w:szCs w:val="21"/>
          </w:rPr>
          <w:t xml:space="preserve"> if missing data is received from a subsequent upload and appended to the record which would </w:t>
        </w:r>
      </w:ins>
      <w:ins w:id="29" w:author="jason fine" w:date="2026-05-07T10:45:00Z" w16du:dateUtc="2026-05-07T14:45:00Z">
        <w:r w:rsidR="005C4F35">
          <w:rPr>
            <w:rFonts w:ascii="Courier New" w:hAnsi="Courier New" w:cs="Courier New"/>
            <w:sz w:val="21"/>
            <w:szCs w:val="21"/>
          </w:rPr>
          <w:t xml:space="preserve">cure this then YES. </w:t>
        </w:r>
        <w:proofErr w:type="gramStart"/>
        <w:r w:rsidR="005C4F35">
          <w:rPr>
            <w:rFonts w:ascii="Courier New" w:hAnsi="Courier New" w:cs="Courier New"/>
            <w:sz w:val="21"/>
            <w:szCs w:val="21"/>
          </w:rPr>
          <w:t>Otherwise</w:t>
        </w:r>
        <w:proofErr w:type="gramEnd"/>
        <w:r w:rsidR="005C4F35">
          <w:rPr>
            <w:rFonts w:ascii="Courier New" w:hAnsi="Courier New" w:cs="Courier New"/>
            <w:sz w:val="21"/>
            <w:szCs w:val="21"/>
          </w:rPr>
          <w:t xml:space="preserve"> </w:t>
        </w:r>
        <w:r w:rsidR="005C4F35">
          <w:rPr>
            <w:rFonts w:ascii="Courier New" w:hAnsi="Courier New" w:cs="Courier New"/>
            <w:sz w:val="21"/>
            <w:szCs w:val="21"/>
          </w:rPr>
          <w:lastRenderedPageBreak/>
          <w:t xml:space="preserve">the workflow currently works well and the latest fix we did resolved pretty much everything for Ambetter. Other carriers </w:t>
        </w:r>
      </w:ins>
      <w:ins w:id="30" w:author="jason fine" w:date="2026-05-07T10:46:00Z" w16du:dateUtc="2026-05-07T14:46:00Z">
        <w:r w:rsidR="005C4F35">
          <w:rPr>
            <w:rFonts w:ascii="Courier New" w:hAnsi="Courier New" w:cs="Courier New"/>
            <w:sz w:val="21"/>
            <w:szCs w:val="21"/>
          </w:rPr>
          <w:t>TBD</w:t>
        </w:r>
      </w:ins>
    </w:p>
    <w:p w14:paraId="19938C09"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Total Covered Lives</w:t>
      </w:r>
    </w:p>
    <w:p w14:paraId="4C6FFA5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7EE43AA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insured lives are represented by the expected enrollment members?</w:t>
      </w:r>
    </w:p>
    <w:p w14:paraId="14AB822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Example:</w:t>
      </w:r>
    </w:p>
    <w:p w14:paraId="12AC9EFC" w14:textId="77777777" w:rsidR="00F33105" w:rsidRPr="00F33105" w:rsidRDefault="00F33105" w:rsidP="00F33105">
      <w:pPr>
        <w:numPr>
          <w:ilvl w:val="0"/>
          <w:numId w:val="119"/>
        </w:numPr>
        <w:rPr>
          <w:rFonts w:ascii="Courier New" w:hAnsi="Courier New" w:cs="Courier New"/>
          <w:sz w:val="21"/>
          <w:szCs w:val="21"/>
        </w:rPr>
      </w:pPr>
      <w:r w:rsidRPr="00F33105">
        <w:rPr>
          <w:rFonts w:ascii="Courier New" w:hAnsi="Courier New" w:cs="Courier New"/>
          <w:sz w:val="21"/>
          <w:szCs w:val="21"/>
        </w:rPr>
        <w:t>One subscriber with two dependents may count as 3 covered lives.</w:t>
      </w:r>
    </w:p>
    <w:p w14:paraId="035BDF5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76941CD7" w14:textId="77777777" w:rsidR="00F33105" w:rsidRPr="00F33105" w:rsidRDefault="00F33105" w:rsidP="00F33105">
      <w:pPr>
        <w:numPr>
          <w:ilvl w:val="0"/>
          <w:numId w:val="120"/>
        </w:numPr>
        <w:rPr>
          <w:rFonts w:ascii="Courier New" w:hAnsi="Courier New" w:cs="Courier New"/>
          <w:sz w:val="21"/>
          <w:szCs w:val="21"/>
        </w:rPr>
      </w:pPr>
      <w:r w:rsidRPr="00F33105">
        <w:rPr>
          <w:rFonts w:ascii="Courier New" w:hAnsi="Courier New" w:cs="Courier New"/>
          <w:sz w:val="21"/>
          <w:szCs w:val="21"/>
        </w:rPr>
        <w:t>Members in the same expected enrollment universe as Expected Enrollments.</w:t>
      </w:r>
    </w:p>
    <w:p w14:paraId="2B235732" w14:textId="77777777" w:rsidR="00F33105" w:rsidRPr="00F33105" w:rsidRDefault="00F33105" w:rsidP="00F33105">
      <w:pPr>
        <w:numPr>
          <w:ilvl w:val="0"/>
          <w:numId w:val="120"/>
        </w:numPr>
        <w:rPr>
          <w:rFonts w:ascii="Courier New" w:hAnsi="Courier New" w:cs="Courier New"/>
          <w:sz w:val="21"/>
          <w:szCs w:val="21"/>
        </w:rPr>
      </w:pPr>
      <w:r w:rsidRPr="00F33105">
        <w:rPr>
          <w:rFonts w:ascii="Courier New" w:hAnsi="Courier New" w:cs="Courier New"/>
          <w:sz w:val="21"/>
          <w:szCs w:val="21"/>
        </w:rPr>
        <w:t xml:space="preserve">The card sums </w:t>
      </w:r>
      <w:proofErr w:type="gramStart"/>
      <w:r w:rsidRPr="00F33105">
        <w:rPr>
          <w:rFonts w:ascii="Courier New" w:hAnsi="Courier New" w:cs="Courier New"/>
          <w:sz w:val="21"/>
          <w:szCs w:val="21"/>
        </w:rPr>
        <w:t>covered</w:t>
      </w:r>
      <w:proofErr w:type="gramEnd"/>
      <w:r w:rsidRPr="00F33105">
        <w:rPr>
          <w:rFonts w:ascii="Courier New" w:hAnsi="Courier New" w:cs="Courier New"/>
          <w:sz w:val="21"/>
          <w:szCs w:val="21"/>
        </w:rPr>
        <w:t xml:space="preserve"> </w:t>
      </w:r>
      <w:proofErr w:type="gramStart"/>
      <w:r w:rsidRPr="00F33105">
        <w:rPr>
          <w:rFonts w:ascii="Courier New" w:hAnsi="Courier New" w:cs="Courier New"/>
          <w:sz w:val="21"/>
          <w:szCs w:val="21"/>
        </w:rPr>
        <w:t>member</w:t>
      </w:r>
      <w:proofErr w:type="gramEnd"/>
      <w:r w:rsidRPr="00F33105">
        <w:rPr>
          <w:rFonts w:ascii="Courier New" w:hAnsi="Courier New" w:cs="Courier New"/>
          <w:sz w:val="21"/>
          <w:szCs w:val="21"/>
        </w:rPr>
        <w:t xml:space="preserve"> count across those members.</w:t>
      </w:r>
    </w:p>
    <w:p w14:paraId="05D4F30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557B3F09" w14:textId="77777777" w:rsidR="00F33105" w:rsidRPr="00F33105" w:rsidRDefault="00F33105" w:rsidP="00F33105">
      <w:pPr>
        <w:numPr>
          <w:ilvl w:val="0"/>
          <w:numId w:val="121"/>
        </w:numPr>
        <w:rPr>
          <w:rFonts w:ascii="Courier New" w:hAnsi="Courier New" w:cs="Courier New"/>
          <w:sz w:val="21"/>
          <w:szCs w:val="21"/>
        </w:rPr>
      </w:pPr>
      <w:r w:rsidRPr="00F33105">
        <w:rPr>
          <w:rFonts w:ascii="Courier New" w:hAnsi="Courier New" w:cs="Courier New"/>
          <w:sz w:val="21"/>
          <w:szCs w:val="21"/>
        </w:rPr>
        <w:t>Members outside the selected enrollment/AOR scope.</w:t>
      </w:r>
    </w:p>
    <w:p w14:paraId="742E15A8" w14:textId="77777777" w:rsidR="00F33105" w:rsidRPr="00F33105" w:rsidRDefault="00F33105" w:rsidP="00F33105">
      <w:pPr>
        <w:numPr>
          <w:ilvl w:val="0"/>
          <w:numId w:val="121"/>
        </w:numPr>
        <w:rPr>
          <w:rFonts w:ascii="Courier New" w:hAnsi="Courier New" w:cs="Courier New"/>
          <w:sz w:val="21"/>
          <w:szCs w:val="21"/>
        </w:rPr>
      </w:pPr>
      <w:r w:rsidRPr="00F33105">
        <w:rPr>
          <w:rFonts w:ascii="Courier New" w:hAnsi="Courier New" w:cs="Courier New"/>
          <w:sz w:val="21"/>
          <w:szCs w:val="21"/>
        </w:rPr>
        <w:t>Members not in the expected enrollment universe.</w:t>
      </w:r>
    </w:p>
    <w:p w14:paraId="2701C29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9941985" w14:textId="77777777" w:rsidR="00F33105" w:rsidRPr="00F33105" w:rsidRDefault="00F33105" w:rsidP="00F33105">
      <w:pPr>
        <w:numPr>
          <w:ilvl w:val="0"/>
          <w:numId w:val="122"/>
        </w:numPr>
        <w:rPr>
          <w:rFonts w:ascii="Courier New" w:hAnsi="Courier New" w:cs="Courier New"/>
          <w:sz w:val="21"/>
          <w:szCs w:val="21"/>
        </w:rPr>
      </w:pPr>
      <w:r w:rsidRPr="00F33105">
        <w:rPr>
          <w:rFonts w:ascii="Courier New" w:hAnsi="Courier New" w:cs="Courier New"/>
          <w:sz w:val="21"/>
          <w:szCs w:val="21"/>
        </w:rPr>
        <w:t xml:space="preserve">Usually </w:t>
      </w:r>
      <w:proofErr w:type="gramStart"/>
      <w:r w:rsidRPr="00F33105">
        <w:rPr>
          <w:rFonts w:ascii="Courier New" w:hAnsi="Courier New" w:cs="Courier New"/>
          <w:sz w:val="21"/>
          <w:szCs w:val="21"/>
        </w:rPr>
        <w:t>no</w:t>
      </w:r>
      <w:proofErr w:type="gramEnd"/>
      <w:r w:rsidRPr="00F33105">
        <w:rPr>
          <w:rFonts w:ascii="Courier New" w:hAnsi="Courier New" w:cs="Courier New"/>
          <w:sz w:val="21"/>
          <w:szCs w:val="21"/>
        </w:rPr>
        <w:t>, for the same reason as Expected Enrollments.</w:t>
      </w:r>
    </w:p>
    <w:p w14:paraId="11A3A8E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4E949358" w14:textId="77777777" w:rsidR="00F33105" w:rsidRPr="00F33105" w:rsidRDefault="00F33105" w:rsidP="00F33105">
      <w:pPr>
        <w:numPr>
          <w:ilvl w:val="0"/>
          <w:numId w:val="123"/>
        </w:numPr>
        <w:rPr>
          <w:rFonts w:ascii="Courier New" w:hAnsi="Courier New" w:cs="Courier New"/>
          <w:sz w:val="21"/>
          <w:szCs w:val="21"/>
        </w:rPr>
      </w:pPr>
      <w:r w:rsidRPr="00F33105">
        <w:rPr>
          <w:rFonts w:ascii="Courier New" w:hAnsi="Courier New" w:cs="Courier New"/>
          <w:sz w:val="21"/>
          <w:szCs w:val="21"/>
        </w:rPr>
        <w:t>Before the recent fix, this card used a whole-batch number and did not respect scope.</w:t>
      </w:r>
    </w:p>
    <w:p w14:paraId="34E56B7D" w14:textId="77777777" w:rsidR="00F33105" w:rsidRPr="00F33105" w:rsidRDefault="00F33105" w:rsidP="00F33105">
      <w:pPr>
        <w:numPr>
          <w:ilvl w:val="0"/>
          <w:numId w:val="123"/>
        </w:numPr>
        <w:rPr>
          <w:rFonts w:ascii="Courier New" w:hAnsi="Courier New" w:cs="Courier New"/>
          <w:sz w:val="21"/>
          <w:szCs w:val="21"/>
        </w:rPr>
      </w:pPr>
      <w:r w:rsidRPr="00F33105">
        <w:rPr>
          <w:rFonts w:ascii="Courier New" w:hAnsi="Courier New" w:cs="Courier New"/>
          <w:sz w:val="21"/>
          <w:szCs w:val="21"/>
        </w:rPr>
        <w:t>Now it should move with Expected Enrollments.</w:t>
      </w:r>
    </w:p>
    <w:p w14:paraId="6059700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622C942A" w14:textId="41ACD320" w:rsidR="00F33105" w:rsidRPr="00F33105" w:rsidRDefault="00F33105" w:rsidP="00F33105">
      <w:pPr>
        <w:numPr>
          <w:ilvl w:val="0"/>
          <w:numId w:val="124"/>
        </w:numPr>
        <w:rPr>
          <w:rFonts w:ascii="Courier New" w:hAnsi="Courier New" w:cs="Courier New"/>
          <w:sz w:val="21"/>
          <w:szCs w:val="21"/>
        </w:rPr>
      </w:pPr>
      <w:r w:rsidRPr="00F33105">
        <w:rPr>
          <w:rFonts w:ascii="Courier New" w:hAnsi="Courier New" w:cs="Courier New"/>
          <w:sz w:val="21"/>
          <w:szCs w:val="21"/>
        </w:rPr>
        <w:t>Does the current wording make it clear that Vix means Erica AOR for this card?</w:t>
      </w:r>
      <w:ins w:id="31" w:author="jason fine" w:date="2026-05-07T10:48:00Z" w16du:dateUtc="2026-05-07T14:48:00Z">
        <w:r w:rsidR="005C4F35">
          <w:rPr>
            <w:rFonts w:ascii="Courier New" w:hAnsi="Courier New" w:cs="Courier New"/>
            <w:sz w:val="21"/>
            <w:szCs w:val="21"/>
          </w:rPr>
          <w:t xml:space="preserve"> - YES</w:t>
        </w:r>
      </w:ins>
    </w:p>
    <w:p w14:paraId="633CE93F"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Should Be Paid</w:t>
      </w:r>
    </w:p>
    <w:p w14:paraId="32CCF5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7BF2DA4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members should have generated commission?</w:t>
      </w:r>
    </w:p>
    <w:p w14:paraId="2EACF1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3BB959FF" w14:textId="77777777" w:rsidR="00F33105" w:rsidRPr="00F33105" w:rsidRDefault="00F33105" w:rsidP="00F33105">
      <w:pPr>
        <w:numPr>
          <w:ilvl w:val="0"/>
          <w:numId w:val="125"/>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in Expected Enrollments.</w:t>
      </w:r>
    </w:p>
    <w:p w14:paraId="50BE62B4" w14:textId="77777777" w:rsidR="00F33105" w:rsidRPr="00F33105" w:rsidRDefault="00F33105" w:rsidP="00F33105">
      <w:pPr>
        <w:numPr>
          <w:ilvl w:val="0"/>
          <w:numId w:val="125"/>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found in Back </w:t>
      </w:r>
      <w:proofErr w:type="gramStart"/>
      <w:r w:rsidRPr="00F33105">
        <w:rPr>
          <w:rFonts w:ascii="Courier New" w:hAnsi="Courier New" w:cs="Courier New"/>
          <w:sz w:val="21"/>
          <w:szCs w:val="21"/>
        </w:rPr>
        <w:t>Office, or</w:t>
      </w:r>
      <w:proofErr w:type="gramEnd"/>
      <w:r w:rsidRPr="00F33105">
        <w:rPr>
          <w:rFonts w:ascii="Courier New" w:hAnsi="Courier New" w:cs="Courier New"/>
          <w:sz w:val="21"/>
          <w:szCs w:val="21"/>
        </w:rPr>
        <w:t xml:space="preserve"> </w:t>
      </w:r>
      <w:proofErr w:type="gramStart"/>
      <w:r w:rsidRPr="00F33105">
        <w:rPr>
          <w:rFonts w:ascii="Courier New" w:hAnsi="Courier New" w:cs="Courier New"/>
          <w:sz w:val="21"/>
          <w:szCs w:val="21"/>
        </w:rPr>
        <w:t>has</w:t>
      </w:r>
      <w:proofErr w:type="gramEnd"/>
      <w:r w:rsidRPr="00F33105">
        <w:rPr>
          <w:rFonts w:ascii="Courier New" w:hAnsi="Courier New" w:cs="Courier New"/>
          <w:sz w:val="21"/>
          <w:szCs w:val="21"/>
        </w:rPr>
        <w:t xml:space="preserve"> a confirmed manual upgrade.</w:t>
      </w:r>
    </w:p>
    <w:p w14:paraId="32DD6FC7" w14:textId="77777777" w:rsidR="00F33105" w:rsidRPr="00F33105" w:rsidRDefault="00F33105" w:rsidP="00F33105">
      <w:pPr>
        <w:numPr>
          <w:ilvl w:val="0"/>
          <w:numId w:val="125"/>
        </w:numPr>
        <w:rPr>
          <w:rFonts w:ascii="Courier New" w:hAnsi="Courier New" w:cs="Courier New"/>
          <w:sz w:val="21"/>
          <w:szCs w:val="21"/>
        </w:rPr>
      </w:pPr>
      <w:r w:rsidRPr="00F33105">
        <w:rPr>
          <w:rFonts w:ascii="Courier New" w:hAnsi="Courier New" w:cs="Courier New"/>
          <w:sz w:val="21"/>
          <w:szCs w:val="21"/>
        </w:rPr>
        <w:t>Member is marked eligible for commission.</w:t>
      </w:r>
    </w:p>
    <w:p w14:paraId="7415FDB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Who does not count:</w:t>
      </w:r>
    </w:p>
    <w:p w14:paraId="0AB2EF7C" w14:textId="77777777" w:rsidR="00F33105" w:rsidRPr="00F33105" w:rsidRDefault="00F33105" w:rsidP="00F33105">
      <w:pPr>
        <w:numPr>
          <w:ilvl w:val="0"/>
          <w:numId w:val="126"/>
        </w:numPr>
        <w:rPr>
          <w:rFonts w:ascii="Courier New" w:hAnsi="Courier New" w:cs="Courier New"/>
          <w:sz w:val="21"/>
          <w:szCs w:val="21"/>
        </w:rPr>
      </w:pPr>
      <w:r w:rsidRPr="00F33105">
        <w:rPr>
          <w:rFonts w:ascii="Courier New" w:hAnsi="Courier New" w:cs="Courier New"/>
          <w:sz w:val="21"/>
          <w:szCs w:val="21"/>
        </w:rPr>
        <w:t>Members not in Expected Enrollments.</w:t>
      </w:r>
    </w:p>
    <w:p w14:paraId="0D9A1CBA" w14:textId="77777777" w:rsidR="00F33105" w:rsidRPr="00F33105" w:rsidRDefault="00F33105" w:rsidP="00F33105">
      <w:pPr>
        <w:numPr>
          <w:ilvl w:val="0"/>
          <w:numId w:val="126"/>
        </w:numPr>
        <w:rPr>
          <w:rFonts w:ascii="Courier New" w:hAnsi="Courier New" w:cs="Courier New"/>
          <w:sz w:val="21"/>
          <w:szCs w:val="21"/>
        </w:rPr>
      </w:pPr>
      <w:r w:rsidRPr="00F33105">
        <w:rPr>
          <w:rFonts w:ascii="Courier New" w:hAnsi="Courier New" w:cs="Courier New"/>
          <w:sz w:val="21"/>
          <w:szCs w:val="21"/>
        </w:rPr>
        <w:t xml:space="preserve">Members </w:t>
      </w:r>
      <w:proofErr w:type="gramStart"/>
      <w:r w:rsidRPr="00F33105">
        <w:rPr>
          <w:rFonts w:ascii="Courier New" w:hAnsi="Courier New" w:cs="Courier New"/>
          <w:sz w:val="21"/>
          <w:szCs w:val="21"/>
        </w:rPr>
        <w:t>not</w:t>
      </w:r>
      <w:proofErr w:type="gramEnd"/>
      <w:r w:rsidRPr="00F33105">
        <w:rPr>
          <w:rFonts w:ascii="Courier New" w:hAnsi="Courier New" w:cs="Courier New"/>
          <w:sz w:val="21"/>
          <w:szCs w:val="21"/>
        </w:rPr>
        <w:t xml:space="preserve"> found in Back Office unless manually upgraded.</w:t>
      </w:r>
    </w:p>
    <w:p w14:paraId="6C4CB348" w14:textId="77777777" w:rsidR="00F33105" w:rsidRPr="00F33105" w:rsidRDefault="00F33105" w:rsidP="00F33105">
      <w:pPr>
        <w:numPr>
          <w:ilvl w:val="0"/>
          <w:numId w:val="126"/>
        </w:numPr>
        <w:rPr>
          <w:rFonts w:ascii="Courier New" w:hAnsi="Courier New" w:cs="Courier New"/>
          <w:sz w:val="21"/>
          <w:szCs w:val="21"/>
        </w:rPr>
      </w:pPr>
      <w:r w:rsidRPr="00F33105">
        <w:rPr>
          <w:rFonts w:ascii="Courier New" w:hAnsi="Courier New" w:cs="Courier New"/>
          <w:sz w:val="21"/>
          <w:szCs w:val="21"/>
        </w:rPr>
        <w:t>Members not eligible for commission.</w:t>
      </w:r>
    </w:p>
    <w:p w14:paraId="5586B55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2BE7788A" w14:textId="77777777" w:rsidR="00F33105" w:rsidRPr="00F33105" w:rsidRDefault="00F33105" w:rsidP="00F33105">
      <w:pPr>
        <w:numPr>
          <w:ilvl w:val="0"/>
          <w:numId w:val="127"/>
        </w:numPr>
        <w:rPr>
          <w:rFonts w:ascii="Courier New" w:hAnsi="Courier New" w:cs="Courier New"/>
          <w:sz w:val="21"/>
          <w:szCs w:val="21"/>
        </w:rPr>
      </w:pPr>
      <w:r w:rsidRPr="00F33105">
        <w:rPr>
          <w:rFonts w:ascii="Courier New" w:hAnsi="Courier New" w:cs="Courier New"/>
          <w:sz w:val="21"/>
          <w:szCs w:val="21"/>
        </w:rPr>
        <w:t>Not guaranteed.</w:t>
      </w:r>
    </w:p>
    <w:p w14:paraId="6A0806DE" w14:textId="77777777" w:rsidR="00F33105" w:rsidRPr="00F33105" w:rsidRDefault="00F33105" w:rsidP="00F33105">
      <w:pPr>
        <w:numPr>
          <w:ilvl w:val="0"/>
          <w:numId w:val="127"/>
        </w:numPr>
        <w:rPr>
          <w:rFonts w:ascii="Courier New" w:hAnsi="Courier New" w:cs="Courier New"/>
          <w:sz w:val="21"/>
          <w:szCs w:val="21"/>
        </w:rPr>
      </w:pPr>
      <w:r w:rsidRPr="00F33105">
        <w:rPr>
          <w:rFonts w:ascii="Courier New" w:hAnsi="Courier New" w:cs="Courier New"/>
          <w:sz w:val="21"/>
          <w:szCs w:val="21"/>
        </w:rPr>
        <w:t>This card uses both enrollment membership and actual pay-entity logic.</w:t>
      </w:r>
    </w:p>
    <w:p w14:paraId="50FC707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7F72EB01" w14:textId="77777777" w:rsidR="00F33105" w:rsidRPr="00F33105" w:rsidRDefault="00F33105" w:rsidP="00F33105">
      <w:pPr>
        <w:numPr>
          <w:ilvl w:val="0"/>
          <w:numId w:val="128"/>
        </w:numPr>
        <w:rPr>
          <w:rFonts w:ascii="Courier New" w:hAnsi="Courier New" w:cs="Courier New"/>
          <w:sz w:val="21"/>
          <w:szCs w:val="21"/>
        </w:rPr>
      </w:pPr>
      <w:r w:rsidRPr="00F33105">
        <w:rPr>
          <w:rFonts w:ascii="Courier New" w:hAnsi="Courier New" w:cs="Courier New"/>
          <w:sz w:val="21"/>
          <w:szCs w:val="21"/>
        </w:rPr>
        <w:t>It may look like it lines up perfectly with Expected Enrollments today, but that depends on the current data.</w:t>
      </w:r>
    </w:p>
    <w:p w14:paraId="76AE6F89" w14:textId="77777777" w:rsidR="00F33105" w:rsidRPr="00F33105" w:rsidRDefault="00F33105" w:rsidP="00F33105">
      <w:pPr>
        <w:numPr>
          <w:ilvl w:val="0"/>
          <w:numId w:val="128"/>
        </w:numPr>
        <w:rPr>
          <w:rFonts w:ascii="Courier New" w:hAnsi="Courier New" w:cs="Courier New"/>
          <w:sz w:val="21"/>
          <w:szCs w:val="21"/>
        </w:rPr>
      </w:pPr>
      <w:r w:rsidRPr="00F33105">
        <w:rPr>
          <w:rFonts w:ascii="Courier New" w:hAnsi="Courier New" w:cs="Courier New"/>
          <w:sz w:val="21"/>
          <w:szCs w:val="21"/>
        </w:rPr>
        <w:t>If future Vix-paid members do not have Erica as AOR, this card could diverge from enrollment-style cards.</w:t>
      </w:r>
    </w:p>
    <w:p w14:paraId="1CF9C37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34CBBCD0" w14:textId="3B6463AE" w:rsidR="00F33105" w:rsidRDefault="00F33105" w:rsidP="00F33105">
      <w:pPr>
        <w:numPr>
          <w:ilvl w:val="0"/>
          <w:numId w:val="129"/>
        </w:numPr>
        <w:rPr>
          <w:ins w:id="32" w:author="jason fine" w:date="2026-05-07T11:16:00Z" w16du:dateUtc="2026-05-07T15:16:00Z"/>
          <w:rFonts w:ascii="Courier New" w:hAnsi="Courier New" w:cs="Courier New"/>
          <w:sz w:val="21"/>
          <w:szCs w:val="21"/>
        </w:rPr>
      </w:pPr>
      <w:r w:rsidRPr="00F33105">
        <w:rPr>
          <w:rFonts w:ascii="Courier New" w:hAnsi="Courier New" w:cs="Courier New"/>
          <w:sz w:val="21"/>
          <w:szCs w:val="21"/>
        </w:rPr>
        <w:t xml:space="preserve">Should this card use the same Vix definition as Expected Enrollments, or is the stricter payment-aware Vix </w:t>
      </w:r>
      <w:proofErr w:type="gramStart"/>
      <w:r w:rsidRPr="00F33105">
        <w:rPr>
          <w:rFonts w:ascii="Courier New" w:hAnsi="Courier New" w:cs="Courier New"/>
          <w:sz w:val="21"/>
          <w:szCs w:val="21"/>
        </w:rPr>
        <w:t>definition</w:t>
      </w:r>
      <w:proofErr w:type="gramEnd"/>
      <w:r w:rsidRPr="00F33105">
        <w:rPr>
          <w:rFonts w:ascii="Courier New" w:hAnsi="Courier New" w:cs="Courier New"/>
          <w:sz w:val="21"/>
          <w:szCs w:val="21"/>
        </w:rPr>
        <w:t xml:space="preserve"> correct?</w:t>
      </w:r>
      <w:ins w:id="33" w:author="jason fine" w:date="2026-05-07T10:50:00Z" w16du:dateUtc="2026-05-07T14:50:00Z">
        <w:r w:rsidR="005C4F35">
          <w:rPr>
            <w:rFonts w:ascii="Courier New" w:hAnsi="Courier New" w:cs="Courier New"/>
            <w:sz w:val="21"/>
            <w:szCs w:val="21"/>
          </w:rPr>
          <w:t xml:space="preserve"> – </w:t>
        </w:r>
      </w:ins>
      <w:ins w:id="34" w:author="jason fine" w:date="2026-05-07T10:51:00Z" w16du:dateUtc="2026-05-07T14:51:00Z">
        <w:r w:rsidR="005C4F35">
          <w:rPr>
            <w:rFonts w:ascii="Courier New" w:hAnsi="Courier New" w:cs="Courier New"/>
            <w:sz w:val="21"/>
            <w:szCs w:val="21"/>
          </w:rPr>
          <w:t xml:space="preserve">I would like </w:t>
        </w:r>
      </w:ins>
      <w:ins w:id="35" w:author="jason fine" w:date="2026-05-07T10:52:00Z" w16du:dateUtc="2026-05-07T14:52:00Z">
        <w:r w:rsidR="005C4F35">
          <w:rPr>
            <w:rFonts w:ascii="Courier New" w:hAnsi="Courier New" w:cs="Courier New"/>
            <w:sz w:val="21"/>
            <w:szCs w:val="21"/>
          </w:rPr>
          <w:t xml:space="preserve">to see this reflect what is due Coverall when on Coverall and Vix when on Vix. </w:t>
        </w:r>
      </w:ins>
      <w:ins w:id="36" w:author="jason fine" w:date="2026-05-07T10:53:00Z" w16du:dateUtc="2026-05-07T14:53:00Z">
        <w:r w:rsidR="00502890">
          <w:rPr>
            <w:rFonts w:ascii="Courier New" w:hAnsi="Courier New" w:cs="Courier New"/>
            <w:sz w:val="21"/>
            <w:szCs w:val="21"/>
          </w:rPr>
          <w:t>And in an instance in which the AOR changes to Jason in the Future and it was Vix, the member would</w:t>
        </w:r>
      </w:ins>
      <w:ins w:id="37" w:author="jason fine" w:date="2026-05-07T10:54:00Z" w16du:dateUtc="2026-05-07T14:54:00Z">
        <w:r w:rsidR="00502890">
          <w:rPr>
            <w:rFonts w:ascii="Courier New" w:hAnsi="Courier New" w:cs="Courier New"/>
            <w:sz w:val="21"/>
            <w:szCs w:val="21"/>
          </w:rPr>
          <w:t xml:space="preserve"> move accordingly. </w:t>
        </w:r>
        <w:proofErr w:type="gramStart"/>
        <w:r w:rsidR="00502890">
          <w:rPr>
            <w:rFonts w:ascii="Courier New" w:hAnsi="Courier New" w:cs="Courier New"/>
            <w:sz w:val="21"/>
            <w:szCs w:val="21"/>
          </w:rPr>
          <w:t>However</w:t>
        </w:r>
        <w:proofErr w:type="gramEnd"/>
        <w:r w:rsidR="00502890">
          <w:rPr>
            <w:rFonts w:ascii="Courier New" w:hAnsi="Courier New" w:cs="Courier New"/>
            <w:sz w:val="21"/>
            <w:szCs w:val="21"/>
          </w:rPr>
          <w:t xml:space="preserve"> if this becomes programmatically comple</w:t>
        </w:r>
      </w:ins>
      <w:ins w:id="38" w:author="jason fine" w:date="2026-05-07T10:55:00Z" w16du:dateUtc="2026-05-07T14:55:00Z">
        <w:r w:rsidR="00502890">
          <w:rPr>
            <w:rFonts w:ascii="Courier New" w:hAnsi="Courier New" w:cs="Courier New"/>
            <w:sz w:val="21"/>
            <w:szCs w:val="21"/>
          </w:rPr>
          <w:t>x, the same Vix definition may work.</w:t>
        </w:r>
      </w:ins>
    </w:p>
    <w:p w14:paraId="4C805126" w14:textId="15C29BC8" w:rsidR="00DD4557" w:rsidRPr="00F33105" w:rsidRDefault="00DD4557" w:rsidP="00F33105">
      <w:pPr>
        <w:numPr>
          <w:ilvl w:val="0"/>
          <w:numId w:val="129"/>
        </w:numPr>
        <w:rPr>
          <w:rFonts w:ascii="Courier New" w:hAnsi="Courier New" w:cs="Courier New"/>
          <w:sz w:val="21"/>
          <w:szCs w:val="21"/>
        </w:rPr>
      </w:pPr>
      <w:proofErr w:type="gramStart"/>
      <w:ins w:id="39" w:author="jason fine" w:date="2026-05-07T11:16:00Z" w16du:dateUtc="2026-05-07T15:16:00Z">
        <w:r>
          <w:rPr>
            <w:rFonts w:ascii="Courier New" w:hAnsi="Courier New" w:cs="Courier New"/>
            <w:sz w:val="21"/>
            <w:szCs w:val="21"/>
          </w:rPr>
          <w:t>Also</w:t>
        </w:r>
        <w:proofErr w:type="gramEnd"/>
        <w:r>
          <w:rPr>
            <w:rFonts w:ascii="Courier New" w:hAnsi="Courier New" w:cs="Courier New"/>
            <w:sz w:val="21"/>
            <w:szCs w:val="21"/>
          </w:rPr>
          <w:t xml:space="preserve"> should be paid should capture the </w:t>
        </w:r>
      </w:ins>
      <w:ins w:id="40" w:author="jason fine" w:date="2026-05-07T11:17:00Z" w16du:dateUtc="2026-05-07T15:17:00Z">
        <w:r>
          <w:rPr>
            <w:rFonts w:ascii="Courier New" w:hAnsi="Courier New" w:cs="Courier New"/>
            <w:sz w:val="21"/>
            <w:szCs w:val="21"/>
          </w:rPr>
          <w:t>in EDE eligible but missing from back office as well</w:t>
        </w:r>
      </w:ins>
      <w:ins w:id="41" w:author="jason fine" w:date="2026-05-07T11:18:00Z" w16du:dateUtc="2026-05-07T15:18:00Z">
        <w:r>
          <w:rPr>
            <w:rFonts w:ascii="Courier New" w:hAnsi="Courier New" w:cs="Courier New"/>
            <w:sz w:val="21"/>
            <w:szCs w:val="21"/>
          </w:rPr>
          <w:t xml:space="preserve"> or until such gap is resolved.</w:t>
        </w:r>
      </w:ins>
      <w:ins w:id="42" w:author="jason fine" w:date="2026-05-07T11:17:00Z" w16du:dateUtc="2026-05-07T15:17:00Z">
        <w:r>
          <w:rPr>
            <w:rFonts w:ascii="Courier New" w:hAnsi="Courier New" w:cs="Courier New"/>
            <w:sz w:val="21"/>
            <w:szCs w:val="21"/>
          </w:rPr>
          <w:t xml:space="preserve"> </w:t>
        </w:r>
      </w:ins>
    </w:p>
    <w:p w14:paraId="07174D95"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Paid Commission Records</w:t>
      </w:r>
    </w:p>
    <w:p w14:paraId="240814B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650E695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records in the current broad Dashboard filter have commission?</w:t>
      </w:r>
    </w:p>
    <w:p w14:paraId="74EB504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02734CF9" w14:textId="77777777" w:rsidR="00F33105" w:rsidRPr="00F33105" w:rsidRDefault="00F33105" w:rsidP="00F33105">
      <w:pPr>
        <w:numPr>
          <w:ilvl w:val="0"/>
          <w:numId w:val="130"/>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1C5CA122" w14:textId="77777777" w:rsidR="00F33105" w:rsidRPr="00F33105" w:rsidRDefault="00F33105" w:rsidP="00F33105">
      <w:pPr>
        <w:numPr>
          <w:ilvl w:val="0"/>
          <w:numId w:val="130"/>
        </w:numPr>
        <w:rPr>
          <w:rFonts w:ascii="Courier New" w:hAnsi="Courier New" w:cs="Courier New"/>
          <w:sz w:val="21"/>
          <w:szCs w:val="21"/>
        </w:rPr>
      </w:pPr>
      <w:proofErr w:type="spellStart"/>
      <w:r w:rsidRPr="00F33105">
        <w:rPr>
          <w:rFonts w:ascii="Courier New" w:hAnsi="Courier New" w:cs="Courier New"/>
          <w:sz w:val="21"/>
          <w:szCs w:val="21"/>
        </w:rPr>
        <w:t>in_commission</w:t>
      </w:r>
      <w:proofErr w:type="spellEnd"/>
      <w:r w:rsidRPr="00F33105">
        <w:rPr>
          <w:rFonts w:ascii="Courier New" w:hAnsi="Courier New" w:cs="Courier New"/>
          <w:sz w:val="21"/>
          <w:szCs w:val="21"/>
        </w:rPr>
        <w:t> is true.</w:t>
      </w:r>
    </w:p>
    <w:p w14:paraId="289E636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5F5947C7" w14:textId="77777777" w:rsidR="00F33105" w:rsidRPr="00F33105" w:rsidRDefault="00F33105" w:rsidP="00F33105">
      <w:pPr>
        <w:numPr>
          <w:ilvl w:val="0"/>
          <w:numId w:val="131"/>
        </w:numPr>
        <w:rPr>
          <w:rFonts w:ascii="Courier New" w:hAnsi="Courier New" w:cs="Courier New"/>
          <w:sz w:val="21"/>
          <w:szCs w:val="21"/>
        </w:rPr>
      </w:pPr>
      <w:r w:rsidRPr="00F33105">
        <w:rPr>
          <w:rFonts w:ascii="Courier New" w:hAnsi="Courier New" w:cs="Courier New"/>
          <w:sz w:val="21"/>
          <w:szCs w:val="21"/>
        </w:rPr>
        <w:t>Rows not in the Dashboard's broad filtered set.</w:t>
      </w:r>
    </w:p>
    <w:p w14:paraId="7F238ECE" w14:textId="77777777" w:rsidR="00F33105" w:rsidRPr="00F33105" w:rsidRDefault="00F33105" w:rsidP="00F33105">
      <w:pPr>
        <w:numPr>
          <w:ilvl w:val="0"/>
          <w:numId w:val="131"/>
        </w:numPr>
        <w:rPr>
          <w:rFonts w:ascii="Courier New" w:hAnsi="Courier New" w:cs="Courier New"/>
          <w:sz w:val="21"/>
          <w:szCs w:val="21"/>
        </w:rPr>
      </w:pPr>
      <w:r w:rsidRPr="00F33105">
        <w:rPr>
          <w:rFonts w:ascii="Courier New" w:hAnsi="Courier New" w:cs="Courier New"/>
          <w:sz w:val="21"/>
          <w:szCs w:val="21"/>
        </w:rPr>
        <w:t>Rows without commission.</w:t>
      </w:r>
    </w:p>
    <w:p w14:paraId="122A7C2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2E9E62C" w14:textId="77777777" w:rsidR="00F33105" w:rsidRPr="00F33105" w:rsidRDefault="00F33105" w:rsidP="00F33105">
      <w:pPr>
        <w:numPr>
          <w:ilvl w:val="0"/>
          <w:numId w:val="132"/>
        </w:numPr>
        <w:rPr>
          <w:rFonts w:ascii="Courier New" w:hAnsi="Courier New" w:cs="Courier New"/>
          <w:sz w:val="21"/>
          <w:szCs w:val="21"/>
        </w:rPr>
      </w:pPr>
      <w:r w:rsidRPr="00F33105">
        <w:rPr>
          <w:rFonts w:ascii="Courier New" w:hAnsi="Courier New" w:cs="Courier New"/>
          <w:sz w:val="21"/>
          <w:szCs w:val="21"/>
        </w:rPr>
        <w:lastRenderedPageBreak/>
        <w:t>Not reliably.</w:t>
      </w:r>
    </w:p>
    <w:p w14:paraId="622FDF1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618DEBD7" w14:textId="77777777" w:rsidR="00F33105" w:rsidRPr="00F33105" w:rsidRDefault="00F33105" w:rsidP="00F33105">
      <w:pPr>
        <w:numPr>
          <w:ilvl w:val="0"/>
          <w:numId w:val="133"/>
        </w:numPr>
        <w:rPr>
          <w:rFonts w:ascii="Courier New" w:hAnsi="Courier New" w:cs="Courier New"/>
          <w:sz w:val="21"/>
          <w:szCs w:val="21"/>
        </w:rPr>
      </w:pPr>
      <w:r w:rsidRPr="00F33105">
        <w:rPr>
          <w:rFonts w:ascii="Courier New" w:hAnsi="Courier New" w:cs="Courier New"/>
          <w:sz w:val="21"/>
          <w:szCs w:val="21"/>
        </w:rPr>
        <w:t>This card is still based on the broad Dashboard filter, not a clean payment-only rule.</w:t>
      </w:r>
    </w:p>
    <w:p w14:paraId="1C9D8554" w14:textId="77777777" w:rsidR="00F33105" w:rsidRPr="00F33105" w:rsidRDefault="00F33105" w:rsidP="00F33105">
      <w:pPr>
        <w:numPr>
          <w:ilvl w:val="0"/>
          <w:numId w:val="133"/>
        </w:numPr>
        <w:rPr>
          <w:rFonts w:ascii="Courier New" w:hAnsi="Courier New" w:cs="Courier New"/>
          <w:sz w:val="21"/>
          <w:szCs w:val="21"/>
        </w:rPr>
      </w:pPr>
      <w:r w:rsidRPr="00F33105">
        <w:rPr>
          <w:rFonts w:ascii="Courier New" w:hAnsi="Courier New" w:cs="Courier New"/>
          <w:sz w:val="21"/>
          <w:szCs w:val="21"/>
        </w:rPr>
        <w:t xml:space="preserve">Recent audit showed many suspicious rows were </w:t>
      </w:r>
      <w:proofErr w:type="gramStart"/>
      <w:r w:rsidRPr="00F33105">
        <w:rPr>
          <w:rFonts w:ascii="Courier New" w:hAnsi="Courier New" w:cs="Courier New"/>
          <w:sz w:val="21"/>
          <w:szCs w:val="21"/>
        </w:rPr>
        <w:t>actually Coverall-owned</w:t>
      </w:r>
      <w:proofErr w:type="gramEnd"/>
      <w:r w:rsidRPr="00F33105">
        <w:rPr>
          <w:rFonts w:ascii="Courier New" w:hAnsi="Courier New" w:cs="Courier New"/>
          <w:sz w:val="21"/>
          <w:szCs w:val="21"/>
        </w:rPr>
        <w:t xml:space="preserve"> writing-agent business, not bad data.</w:t>
      </w:r>
    </w:p>
    <w:p w14:paraId="6210A26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33336725" w14:textId="77777777" w:rsidR="00F33105" w:rsidRPr="00F33105" w:rsidRDefault="00F33105" w:rsidP="00F33105">
      <w:pPr>
        <w:numPr>
          <w:ilvl w:val="0"/>
          <w:numId w:val="134"/>
        </w:numPr>
        <w:rPr>
          <w:rFonts w:ascii="Courier New" w:hAnsi="Courier New" w:cs="Courier New"/>
          <w:sz w:val="21"/>
          <w:szCs w:val="21"/>
        </w:rPr>
      </w:pPr>
      <w:r w:rsidRPr="00F33105">
        <w:rPr>
          <w:rFonts w:ascii="Courier New" w:hAnsi="Courier New" w:cs="Courier New"/>
          <w:sz w:val="21"/>
          <w:szCs w:val="21"/>
        </w:rPr>
        <w:t>Should this remain a broad source-coverage count?</w:t>
      </w:r>
    </w:p>
    <w:p w14:paraId="5608B77A" w14:textId="0F23B6FB" w:rsidR="00F33105" w:rsidRPr="00F33105" w:rsidRDefault="00F33105" w:rsidP="00F33105">
      <w:pPr>
        <w:numPr>
          <w:ilvl w:val="0"/>
          <w:numId w:val="134"/>
        </w:numPr>
        <w:rPr>
          <w:rFonts w:ascii="Courier New" w:hAnsi="Courier New" w:cs="Courier New"/>
          <w:sz w:val="21"/>
          <w:szCs w:val="21"/>
        </w:rPr>
      </w:pPr>
      <w:r w:rsidRPr="00F33105">
        <w:rPr>
          <w:rFonts w:ascii="Courier New" w:hAnsi="Courier New" w:cs="Courier New"/>
          <w:sz w:val="21"/>
          <w:szCs w:val="21"/>
        </w:rPr>
        <w:t xml:space="preserve">Or should it become a cleaner commission-row count based only on where money </w:t>
      </w:r>
      <w:proofErr w:type="gramStart"/>
      <w:r w:rsidRPr="00F33105">
        <w:rPr>
          <w:rFonts w:ascii="Courier New" w:hAnsi="Courier New" w:cs="Courier New"/>
          <w:sz w:val="21"/>
          <w:szCs w:val="21"/>
        </w:rPr>
        <w:t>paid</w:t>
      </w:r>
      <w:proofErr w:type="gramEnd"/>
      <w:r w:rsidRPr="00F33105">
        <w:rPr>
          <w:rFonts w:ascii="Courier New" w:hAnsi="Courier New" w:cs="Courier New"/>
          <w:sz w:val="21"/>
          <w:szCs w:val="21"/>
        </w:rPr>
        <w:t>?</w:t>
      </w:r>
      <w:ins w:id="43" w:author="jason fine" w:date="2026-05-07T10:55:00Z" w16du:dateUtc="2026-05-07T14:55:00Z">
        <w:r w:rsidR="00502890">
          <w:rPr>
            <w:rFonts w:ascii="Courier New" w:hAnsi="Courier New" w:cs="Courier New"/>
            <w:sz w:val="21"/>
            <w:szCs w:val="21"/>
          </w:rPr>
          <w:t xml:space="preserve"> </w:t>
        </w:r>
      </w:ins>
      <w:ins w:id="44" w:author="jason fine" w:date="2026-05-07T10:56:00Z" w16du:dateUtc="2026-05-07T14:56:00Z">
        <w:r w:rsidR="00502890">
          <w:rPr>
            <w:rFonts w:ascii="Courier New" w:hAnsi="Courier New" w:cs="Courier New"/>
            <w:sz w:val="21"/>
            <w:szCs w:val="21"/>
          </w:rPr>
          <w:t xml:space="preserve">– I would like it to be count only based upon where paid. </w:t>
        </w:r>
      </w:ins>
    </w:p>
    <w:p w14:paraId="2773B6A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Paid Within Eligible Cohort</w:t>
      </w:r>
    </w:p>
    <w:p w14:paraId="1D32539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2EBDD9E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Of the members who should be paid, how many </w:t>
      </w:r>
      <w:proofErr w:type="gramStart"/>
      <w:r w:rsidRPr="00F33105">
        <w:rPr>
          <w:rFonts w:ascii="Courier New" w:hAnsi="Courier New" w:cs="Courier New"/>
          <w:sz w:val="21"/>
          <w:szCs w:val="21"/>
        </w:rPr>
        <w:t>actually have</w:t>
      </w:r>
      <w:proofErr w:type="gramEnd"/>
      <w:r w:rsidRPr="00F33105">
        <w:rPr>
          <w:rFonts w:ascii="Courier New" w:hAnsi="Courier New" w:cs="Courier New"/>
          <w:sz w:val="21"/>
          <w:szCs w:val="21"/>
        </w:rPr>
        <w:t xml:space="preserve"> commission?</w:t>
      </w:r>
    </w:p>
    <w:p w14:paraId="445CDA5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393125A1" w14:textId="61CEAFAD" w:rsidR="00F33105" w:rsidRPr="00F33105" w:rsidRDefault="00F33105" w:rsidP="00F33105">
      <w:pPr>
        <w:numPr>
          <w:ilvl w:val="0"/>
          <w:numId w:val="135"/>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in Should Be Paid.</w:t>
      </w:r>
      <w:ins w:id="45" w:author="jason fine" w:date="2026-05-07T11:17:00Z" w16du:dateUtc="2026-05-07T15:17:00Z">
        <w:r w:rsidR="00DD4557">
          <w:rPr>
            <w:rFonts w:ascii="Courier New" w:hAnsi="Courier New" w:cs="Courier New"/>
            <w:sz w:val="21"/>
            <w:szCs w:val="21"/>
          </w:rPr>
          <w:t xml:space="preserve"> – with the expanded should be page </w:t>
        </w:r>
      </w:ins>
      <w:ins w:id="46" w:author="jason fine" w:date="2026-05-07T11:19:00Z" w16du:dateUtc="2026-05-07T15:19:00Z">
        <w:r w:rsidR="00DD4557">
          <w:rPr>
            <w:rFonts w:ascii="Courier New" w:hAnsi="Courier New" w:cs="Courier New"/>
            <w:sz w:val="21"/>
            <w:szCs w:val="21"/>
          </w:rPr>
          <w:t xml:space="preserve">criteria added </w:t>
        </w:r>
      </w:ins>
      <w:ins w:id="47" w:author="jason fine" w:date="2026-05-07T11:18:00Z" w16du:dateUtc="2026-05-07T15:18:00Z">
        <w:r w:rsidR="00DD4557">
          <w:rPr>
            <w:rFonts w:ascii="Courier New" w:hAnsi="Courier New" w:cs="Courier New"/>
            <w:sz w:val="21"/>
            <w:szCs w:val="21"/>
          </w:rPr>
          <w:t xml:space="preserve"> </w:t>
        </w:r>
      </w:ins>
    </w:p>
    <w:p w14:paraId="2D7D6C27" w14:textId="77777777" w:rsidR="00F33105" w:rsidRPr="00F33105" w:rsidRDefault="00F33105" w:rsidP="00F33105">
      <w:pPr>
        <w:numPr>
          <w:ilvl w:val="0"/>
          <w:numId w:val="135"/>
        </w:numPr>
        <w:rPr>
          <w:rFonts w:ascii="Courier New" w:hAnsi="Courier New" w:cs="Courier New"/>
          <w:sz w:val="21"/>
          <w:szCs w:val="21"/>
        </w:rPr>
      </w:pPr>
      <w:proofErr w:type="gramStart"/>
      <w:r w:rsidRPr="00F33105">
        <w:rPr>
          <w:rFonts w:ascii="Courier New" w:hAnsi="Courier New" w:cs="Courier New"/>
          <w:sz w:val="21"/>
          <w:szCs w:val="21"/>
        </w:rPr>
        <w:t>Member has</w:t>
      </w:r>
      <w:proofErr w:type="gramEnd"/>
      <w:r w:rsidRPr="00F33105">
        <w:rPr>
          <w:rFonts w:ascii="Courier New" w:hAnsi="Courier New" w:cs="Courier New"/>
          <w:sz w:val="21"/>
          <w:szCs w:val="21"/>
        </w:rPr>
        <w:t xml:space="preserve"> commission.</w:t>
      </w:r>
    </w:p>
    <w:p w14:paraId="3FAAE5C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1A3D62A0" w14:textId="77777777" w:rsidR="00F33105" w:rsidRPr="00F33105" w:rsidRDefault="00F33105" w:rsidP="00F33105">
      <w:pPr>
        <w:numPr>
          <w:ilvl w:val="0"/>
          <w:numId w:val="136"/>
        </w:numPr>
        <w:rPr>
          <w:rFonts w:ascii="Courier New" w:hAnsi="Courier New" w:cs="Courier New"/>
          <w:sz w:val="21"/>
          <w:szCs w:val="21"/>
        </w:rPr>
      </w:pPr>
      <w:r w:rsidRPr="00F33105">
        <w:rPr>
          <w:rFonts w:ascii="Courier New" w:hAnsi="Courier New" w:cs="Courier New"/>
          <w:sz w:val="21"/>
          <w:szCs w:val="21"/>
        </w:rPr>
        <w:t>Members outside Should Be Paid.</w:t>
      </w:r>
    </w:p>
    <w:p w14:paraId="3FFD6679" w14:textId="77777777" w:rsidR="00F33105" w:rsidRPr="00F33105" w:rsidRDefault="00F33105" w:rsidP="00F33105">
      <w:pPr>
        <w:numPr>
          <w:ilvl w:val="0"/>
          <w:numId w:val="136"/>
        </w:numPr>
        <w:rPr>
          <w:rFonts w:ascii="Courier New" w:hAnsi="Courier New" w:cs="Courier New"/>
          <w:sz w:val="21"/>
          <w:szCs w:val="21"/>
        </w:rPr>
      </w:pPr>
      <w:r w:rsidRPr="00F33105">
        <w:rPr>
          <w:rFonts w:ascii="Courier New" w:hAnsi="Courier New" w:cs="Courier New"/>
          <w:sz w:val="21"/>
          <w:szCs w:val="21"/>
        </w:rPr>
        <w:t>Members in Should Be Paid but without commission.</w:t>
      </w:r>
    </w:p>
    <w:p w14:paraId="7750FB5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8C6E1BD" w14:textId="77777777" w:rsidR="00F33105" w:rsidRPr="00F33105" w:rsidRDefault="00F33105" w:rsidP="00F33105">
      <w:pPr>
        <w:numPr>
          <w:ilvl w:val="0"/>
          <w:numId w:val="137"/>
        </w:numPr>
        <w:rPr>
          <w:rFonts w:ascii="Courier New" w:hAnsi="Courier New" w:cs="Courier New"/>
          <w:sz w:val="21"/>
          <w:szCs w:val="21"/>
        </w:rPr>
      </w:pPr>
      <w:r w:rsidRPr="00F33105">
        <w:rPr>
          <w:rFonts w:ascii="Courier New" w:hAnsi="Courier New" w:cs="Courier New"/>
          <w:sz w:val="21"/>
          <w:szCs w:val="21"/>
        </w:rPr>
        <w:t>Not guaranteed.</w:t>
      </w:r>
    </w:p>
    <w:p w14:paraId="00CF053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1083566" w14:textId="77777777" w:rsidR="00F33105" w:rsidRPr="00F33105" w:rsidRDefault="00F33105" w:rsidP="00F33105">
      <w:pPr>
        <w:numPr>
          <w:ilvl w:val="0"/>
          <w:numId w:val="138"/>
        </w:numPr>
        <w:rPr>
          <w:rFonts w:ascii="Courier New" w:hAnsi="Courier New" w:cs="Courier New"/>
          <w:sz w:val="21"/>
          <w:szCs w:val="21"/>
        </w:rPr>
      </w:pPr>
      <w:r w:rsidRPr="00F33105">
        <w:rPr>
          <w:rFonts w:ascii="Courier New" w:hAnsi="Courier New" w:cs="Courier New"/>
          <w:sz w:val="21"/>
          <w:szCs w:val="21"/>
        </w:rPr>
        <w:t>This card depends on the same rule as Should Be Paid, not just raw commission rows.</w:t>
      </w:r>
    </w:p>
    <w:p w14:paraId="52F54DC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7B62B85" w14:textId="71198712" w:rsidR="00F33105" w:rsidRPr="00F33105" w:rsidRDefault="00F33105" w:rsidP="00F33105">
      <w:pPr>
        <w:numPr>
          <w:ilvl w:val="0"/>
          <w:numId w:val="139"/>
        </w:numPr>
        <w:rPr>
          <w:rFonts w:ascii="Courier New" w:hAnsi="Courier New" w:cs="Courier New"/>
          <w:sz w:val="21"/>
          <w:szCs w:val="21"/>
        </w:rPr>
      </w:pPr>
      <w:r w:rsidRPr="00F33105">
        <w:rPr>
          <w:rFonts w:ascii="Courier New" w:hAnsi="Courier New" w:cs="Courier New"/>
          <w:sz w:val="21"/>
          <w:szCs w:val="21"/>
        </w:rPr>
        <w:t>Does "paid within eligible cohort" match how you think about this card, or should the label be simpler?</w:t>
      </w:r>
      <w:ins w:id="48" w:author="jason fine" w:date="2026-05-07T11:20:00Z" w16du:dateUtc="2026-05-07T15:20:00Z">
        <w:r w:rsidR="00DD4557">
          <w:rPr>
            <w:rFonts w:ascii="Courier New" w:hAnsi="Courier New" w:cs="Courier New"/>
            <w:sz w:val="21"/>
            <w:szCs w:val="21"/>
          </w:rPr>
          <w:t xml:space="preserve"> </w:t>
        </w:r>
        <w:proofErr w:type="spellStart"/>
        <w:r w:rsidR="00DD4557">
          <w:rPr>
            <w:rFonts w:ascii="Courier New" w:hAnsi="Courier New" w:cs="Courier New"/>
            <w:sz w:val="21"/>
            <w:szCs w:val="21"/>
          </w:rPr>
          <w:t>Simplier</w:t>
        </w:r>
        <w:proofErr w:type="spellEnd"/>
        <w:r w:rsidR="00DD4557">
          <w:rPr>
            <w:rFonts w:ascii="Courier New" w:hAnsi="Courier New" w:cs="Courier New"/>
            <w:sz w:val="21"/>
            <w:szCs w:val="21"/>
          </w:rPr>
          <w:t xml:space="preserve"> wording such as Expected Payments </w:t>
        </w:r>
        <w:proofErr w:type="gramStart"/>
        <w:r w:rsidR="00DD4557">
          <w:rPr>
            <w:rFonts w:ascii="Courier New" w:hAnsi="Courier New" w:cs="Courier New"/>
            <w:sz w:val="21"/>
            <w:szCs w:val="21"/>
          </w:rPr>
          <w:t>Received</w:t>
        </w:r>
        <w:proofErr w:type="gramEnd"/>
        <w:r w:rsidR="00DD4557">
          <w:rPr>
            <w:rFonts w:ascii="Courier New" w:hAnsi="Courier New" w:cs="Courier New"/>
            <w:sz w:val="21"/>
            <w:szCs w:val="21"/>
          </w:rPr>
          <w:t xml:space="preserve"> I believe is </w:t>
        </w:r>
        <w:proofErr w:type="gramStart"/>
        <w:r w:rsidR="00DD4557">
          <w:rPr>
            <w:rFonts w:ascii="Courier New" w:hAnsi="Courier New" w:cs="Courier New"/>
            <w:sz w:val="21"/>
            <w:szCs w:val="21"/>
          </w:rPr>
          <w:t>more plain</w:t>
        </w:r>
        <w:proofErr w:type="gramEnd"/>
        <w:r w:rsidR="00DD4557">
          <w:rPr>
            <w:rFonts w:ascii="Courier New" w:hAnsi="Courier New" w:cs="Courier New"/>
            <w:sz w:val="21"/>
            <w:szCs w:val="21"/>
          </w:rPr>
          <w:t xml:space="preserve"> English.</w:t>
        </w:r>
      </w:ins>
    </w:p>
    <w:p w14:paraId="12B0431E"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Unpaid Policies</w:t>
      </w:r>
    </w:p>
    <w:p w14:paraId="0F0B996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4B091DD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How many members should have been paid but were not paid?</w:t>
      </w:r>
    </w:p>
    <w:p w14:paraId="37CBCDD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0A4F5DF" w14:textId="77777777" w:rsidR="00F33105" w:rsidRPr="00F33105" w:rsidRDefault="00F33105" w:rsidP="00F33105">
      <w:pPr>
        <w:numPr>
          <w:ilvl w:val="0"/>
          <w:numId w:val="140"/>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in Should Be Paid.</w:t>
      </w:r>
    </w:p>
    <w:p w14:paraId="73791F09" w14:textId="77777777" w:rsidR="00F33105" w:rsidRPr="00F33105" w:rsidRDefault="00F33105" w:rsidP="00F33105">
      <w:pPr>
        <w:numPr>
          <w:ilvl w:val="0"/>
          <w:numId w:val="140"/>
        </w:numPr>
        <w:rPr>
          <w:rFonts w:ascii="Courier New" w:hAnsi="Courier New" w:cs="Courier New"/>
          <w:sz w:val="21"/>
          <w:szCs w:val="21"/>
        </w:rPr>
      </w:pPr>
      <w:proofErr w:type="gramStart"/>
      <w:r w:rsidRPr="00F33105">
        <w:rPr>
          <w:rFonts w:ascii="Courier New" w:hAnsi="Courier New" w:cs="Courier New"/>
          <w:sz w:val="21"/>
          <w:szCs w:val="21"/>
        </w:rPr>
        <w:t>Member does</w:t>
      </w:r>
      <w:proofErr w:type="gramEnd"/>
      <w:r w:rsidRPr="00F33105">
        <w:rPr>
          <w:rFonts w:ascii="Courier New" w:hAnsi="Courier New" w:cs="Courier New"/>
          <w:sz w:val="21"/>
          <w:szCs w:val="21"/>
        </w:rPr>
        <w:t xml:space="preserve"> not have commission.</w:t>
      </w:r>
    </w:p>
    <w:p w14:paraId="08A890D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45CA13AD" w14:textId="77777777" w:rsidR="00F33105" w:rsidRPr="00F33105" w:rsidRDefault="00F33105" w:rsidP="00F33105">
      <w:pPr>
        <w:numPr>
          <w:ilvl w:val="0"/>
          <w:numId w:val="141"/>
        </w:numPr>
        <w:rPr>
          <w:rFonts w:ascii="Courier New" w:hAnsi="Courier New" w:cs="Courier New"/>
          <w:sz w:val="21"/>
          <w:szCs w:val="21"/>
        </w:rPr>
      </w:pPr>
      <w:r w:rsidRPr="00F33105">
        <w:rPr>
          <w:rFonts w:ascii="Courier New" w:hAnsi="Courier New" w:cs="Courier New"/>
          <w:sz w:val="21"/>
          <w:szCs w:val="21"/>
        </w:rPr>
        <w:t xml:space="preserve">Members </w:t>
      </w:r>
      <w:proofErr w:type="gramStart"/>
      <w:r w:rsidRPr="00F33105">
        <w:rPr>
          <w:rFonts w:ascii="Courier New" w:hAnsi="Courier New" w:cs="Courier New"/>
          <w:sz w:val="21"/>
          <w:szCs w:val="21"/>
        </w:rPr>
        <w:t>not</w:t>
      </w:r>
      <w:proofErr w:type="gramEnd"/>
      <w:r w:rsidRPr="00F33105">
        <w:rPr>
          <w:rFonts w:ascii="Courier New" w:hAnsi="Courier New" w:cs="Courier New"/>
          <w:sz w:val="21"/>
          <w:szCs w:val="21"/>
        </w:rPr>
        <w:t xml:space="preserve"> expected to be paid.</w:t>
      </w:r>
    </w:p>
    <w:p w14:paraId="74619FD2" w14:textId="77777777" w:rsidR="00F33105" w:rsidRPr="00F33105" w:rsidRDefault="00F33105" w:rsidP="00F33105">
      <w:pPr>
        <w:numPr>
          <w:ilvl w:val="0"/>
          <w:numId w:val="141"/>
        </w:numPr>
        <w:rPr>
          <w:rFonts w:ascii="Courier New" w:hAnsi="Courier New" w:cs="Courier New"/>
          <w:sz w:val="21"/>
          <w:szCs w:val="21"/>
        </w:rPr>
      </w:pPr>
      <w:r w:rsidRPr="00F33105">
        <w:rPr>
          <w:rFonts w:ascii="Courier New" w:hAnsi="Courier New" w:cs="Courier New"/>
          <w:sz w:val="21"/>
          <w:szCs w:val="21"/>
        </w:rPr>
        <w:t>Members already paid.</w:t>
      </w:r>
    </w:p>
    <w:p w14:paraId="603D4288" w14:textId="77777777" w:rsidR="00F33105" w:rsidRPr="00F33105" w:rsidRDefault="00F33105" w:rsidP="00F33105">
      <w:pPr>
        <w:numPr>
          <w:ilvl w:val="0"/>
          <w:numId w:val="141"/>
        </w:numPr>
        <w:rPr>
          <w:rFonts w:ascii="Courier New" w:hAnsi="Courier New" w:cs="Courier New"/>
          <w:sz w:val="21"/>
          <w:szCs w:val="21"/>
        </w:rPr>
      </w:pPr>
      <w:r w:rsidRPr="00F33105">
        <w:rPr>
          <w:rFonts w:ascii="Courier New" w:hAnsi="Courier New" w:cs="Courier New"/>
          <w:sz w:val="21"/>
          <w:szCs w:val="21"/>
        </w:rPr>
        <w:t>Paid rows outside the expected enrollment universe.</w:t>
      </w:r>
    </w:p>
    <w:p w14:paraId="292E565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1B40A65" w14:textId="77777777" w:rsidR="00F33105" w:rsidRPr="00F33105" w:rsidRDefault="00F33105" w:rsidP="00F33105">
      <w:pPr>
        <w:numPr>
          <w:ilvl w:val="0"/>
          <w:numId w:val="142"/>
        </w:numPr>
        <w:rPr>
          <w:rFonts w:ascii="Courier New" w:hAnsi="Courier New" w:cs="Courier New"/>
          <w:sz w:val="21"/>
          <w:szCs w:val="21"/>
        </w:rPr>
      </w:pPr>
      <w:r w:rsidRPr="00F33105">
        <w:rPr>
          <w:rFonts w:ascii="Courier New" w:hAnsi="Courier New" w:cs="Courier New"/>
          <w:sz w:val="21"/>
          <w:szCs w:val="21"/>
        </w:rPr>
        <w:t>Not guaranteed.</w:t>
      </w:r>
    </w:p>
    <w:p w14:paraId="22FFB20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465CF787" w14:textId="77777777" w:rsidR="00F33105" w:rsidRPr="00F33105" w:rsidRDefault="00F33105" w:rsidP="00F33105">
      <w:pPr>
        <w:numPr>
          <w:ilvl w:val="0"/>
          <w:numId w:val="143"/>
        </w:numPr>
        <w:rPr>
          <w:rFonts w:ascii="Courier New" w:hAnsi="Courier New" w:cs="Courier New"/>
          <w:sz w:val="21"/>
          <w:szCs w:val="21"/>
        </w:rPr>
      </w:pPr>
      <w:r w:rsidRPr="00F33105">
        <w:rPr>
          <w:rFonts w:ascii="Courier New" w:hAnsi="Courier New" w:cs="Courier New"/>
          <w:sz w:val="21"/>
          <w:szCs w:val="21"/>
        </w:rPr>
        <w:t>This is not every row with no commission. It is only rows that pass the "should be paid" rules.</w:t>
      </w:r>
    </w:p>
    <w:p w14:paraId="7790D91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0AE572DF" w14:textId="1896349E" w:rsidR="00F33105" w:rsidRPr="00F33105" w:rsidRDefault="00F33105" w:rsidP="00F33105">
      <w:pPr>
        <w:numPr>
          <w:ilvl w:val="0"/>
          <w:numId w:val="144"/>
        </w:numPr>
        <w:rPr>
          <w:rFonts w:ascii="Courier New" w:hAnsi="Courier New" w:cs="Courier New"/>
          <w:sz w:val="21"/>
          <w:szCs w:val="21"/>
        </w:rPr>
      </w:pPr>
      <w:r w:rsidRPr="00F33105">
        <w:rPr>
          <w:rFonts w:ascii="Courier New" w:hAnsi="Courier New" w:cs="Courier New"/>
          <w:sz w:val="21"/>
          <w:szCs w:val="21"/>
        </w:rPr>
        <w:t>Should this be the main recovery target card?</w:t>
      </w:r>
      <w:ins w:id="49" w:author="jason fine" w:date="2026-05-07T11:21:00Z" w16du:dateUtc="2026-05-07T15:21:00Z">
        <w:r w:rsidR="00DD4557">
          <w:rPr>
            <w:rFonts w:ascii="Courier New" w:hAnsi="Courier New" w:cs="Courier New"/>
            <w:sz w:val="21"/>
            <w:szCs w:val="21"/>
          </w:rPr>
          <w:t xml:space="preserve"> YES. </w:t>
        </w:r>
      </w:ins>
      <w:ins w:id="50" w:author="jason fine" w:date="2026-05-07T11:22:00Z" w16du:dateUtc="2026-05-07T15:22:00Z">
        <w:r w:rsidR="00DD4557">
          <w:rPr>
            <w:rFonts w:ascii="Courier New" w:hAnsi="Courier New" w:cs="Courier New"/>
            <w:sz w:val="21"/>
            <w:szCs w:val="21"/>
          </w:rPr>
          <w:t>And global note in terms of representing payments received and missing, etc. I find it useful to see how many are associated with zero net premium plans versus those with net prem</w:t>
        </w:r>
      </w:ins>
      <w:ins w:id="51" w:author="jason fine" w:date="2026-05-07T11:23:00Z" w16du:dateUtc="2026-05-07T15:23:00Z">
        <w:r w:rsidR="00DD4557">
          <w:rPr>
            <w:rFonts w:ascii="Courier New" w:hAnsi="Courier New" w:cs="Courier New"/>
            <w:sz w:val="21"/>
            <w:szCs w:val="21"/>
          </w:rPr>
          <w:t xml:space="preserve">iums due. It could be a split number on the card </w:t>
        </w:r>
        <w:proofErr w:type="gramStart"/>
        <w:r w:rsidR="00DD4557">
          <w:rPr>
            <w:rFonts w:ascii="Courier New" w:hAnsi="Courier New" w:cs="Courier New"/>
            <w:sz w:val="21"/>
            <w:szCs w:val="21"/>
          </w:rPr>
          <w:t>similar to</w:t>
        </w:r>
        <w:proofErr w:type="gramEnd"/>
        <w:r w:rsidR="00DD4557">
          <w:rPr>
            <w:rFonts w:ascii="Courier New" w:hAnsi="Courier New" w:cs="Courier New"/>
            <w:sz w:val="21"/>
            <w:szCs w:val="21"/>
          </w:rPr>
          <w:t xml:space="preserve"> how </w:t>
        </w:r>
      </w:ins>
      <w:ins w:id="52" w:author="jason fine" w:date="2026-05-07T11:24:00Z" w16du:dateUtc="2026-05-07T15:24:00Z">
        <w:r w:rsidR="00DD4557">
          <w:rPr>
            <w:rFonts w:ascii="Courier New" w:hAnsi="Courier New" w:cs="Courier New"/>
            <w:sz w:val="21"/>
            <w:szCs w:val="21"/>
          </w:rPr>
          <w:t xml:space="preserve">we display the 1/1, 2/1, </w:t>
        </w:r>
        <w:proofErr w:type="spellStart"/>
        <w:r w:rsidR="00DD4557">
          <w:rPr>
            <w:rFonts w:ascii="Courier New" w:hAnsi="Courier New" w:cs="Courier New"/>
            <w:sz w:val="21"/>
            <w:szCs w:val="21"/>
          </w:rPr>
          <w:t>etc</w:t>
        </w:r>
        <w:proofErr w:type="spellEnd"/>
        <w:r w:rsidR="00DD4557">
          <w:rPr>
            <w:rFonts w:ascii="Courier New" w:hAnsi="Courier New" w:cs="Courier New"/>
            <w:sz w:val="21"/>
            <w:szCs w:val="21"/>
          </w:rPr>
          <w:t xml:space="preserve"> </w:t>
        </w:r>
        <w:proofErr w:type="gramStart"/>
        <w:r w:rsidR="00DD4557">
          <w:rPr>
            <w:rFonts w:ascii="Courier New" w:hAnsi="Courier New" w:cs="Courier New"/>
            <w:sz w:val="21"/>
            <w:szCs w:val="21"/>
          </w:rPr>
          <w:t>enrolls</w:t>
        </w:r>
        <w:proofErr w:type="gramEnd"/>
        <w:r w:rsidR="00DD4557">
          <w:rPr>
            <w:rFonts w:ascii="Courier New" w:hAnsi="Courier New" w:cs="Courier New"/>
            <w:sz w:val="21"/>
            <w:szCs w:val="21"/>
          </w:rPr>
          <w:t xml:space="preserve">. Useful in assessing how much of the missing commissions may be tied to unpaid premiums versus simply </w:t>
        </w:r>
        <w:proofErr w:type="gramStart"/>
        <w:r w:rsidR="00DD4557">
          <w:rPr>
            <w:rFonts w:ascii="Courier New" w:hAnsi="Courier New" w:cs="Courier New"/>
            <w:sz w:val="21"/>
            <w:szCs w:val="21"/>
          </w:rPr>
          <w:t>remain</w:t>
        </w:r>
        <w:proofErr w:type="gramEnd"/>
        <w:r w:rsidR="00DD4557">
          <w:rPr>
            <w:rFonts w:ascii="Courier New" w:hAnsi="Courier New" w:cs="Courier New"/>
            <w:sz w:val="21"/>
            <w:szCs w:val="21"/>
          </w:rPr>
          <w:t xml:space="preserve"> unpaid without an apparent payment issue.</w:t>
        </w:r>
      </w:ins>
    </w:p>
    <w:p w14:paraId="1F747FF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Net Paid Commission</w:t>
      </w:r>
    </w:p>
    <w:p w14:paraId="535D43D3"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3BFFD87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How much money actually paid, after subtracting </w:t>
      </w:r>
      <w:proofErr w:type="spellStart"/>
      <w:r w:rsidRPr="00F33105">
        <w:rPr>
          <w:rFonts w:ascii="Courier New" w:hAnsi="Courier New" w:cs="Courier New"/>
          <w:sz w:val="21"/>
          <w:szCs w:val="21"/>
        </w:rPr>
        <w:t>clawbacks</w:t>
      </w:r>
      <w:proofErr w:type="spellEnd"/>
      <w:r w:rsidRPr="00F33105">
        <w:rPr>
          <w:rFonts w:ascii="Courier New" w:hAnsi="Courier New" w:cs="Courier New"/>
          <w:sz w:val="21"/>
          <w:szCs w:val="21"/>
        </w:rPr>
        <w:t xml:space="preserve"> and adjustments?</w:t>
      </w:r>
    </w:p>
    <w:p w14:paraId="6120D6E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43E21FAF" w14:textId="77777777" w:rsidR="00F33105" w:rsidRPr="00F33105" w:rsidRDefault="00F33105" w:rsidP="00F33105">
      <w:pPr>
        <w:numPr>
          <w:ilvl w:val="0"/>
          <w:numId w:val="145"/>
        </w:numPr>
        <w:rPr>
          <w:rFonts w:ascii="Courier New" w:hAnsi="Courier New" w:cs="Courier New"/>
          <w:sz w:val="21"/>
          <w:szCs w:val="21"/>
        </w:rPr>
      </w:pPr>
      <w:r w:rsidRPr="00F33105">
        <w:rPr>
          <w:rFonts w:ascii="Courier New" w:hAnsi="Courier New" w:cs="Courier New"/>
          <w:sz w:val="21"/>
          <w:szCs w:val="21"/>
        </w:rPr>
        <w:t>Commission rows in the selected payment scope.</w:t>
      </w:r>
    </w:p>
    <w:p w14:paraId="54E65164" w14:textId="77777777" w:rsidR="00F33105" w:rsidRPr="00F33105" w:rsidRDefault="00F33105" w:rsidP="00F33105">
      <w:pPr>
        <w:numPr>
          <w:ilvl w:val="0"/>
          <w:numId w:val="145"/>
        </w:numPr>
        <w:rPr>
          <w:rFonts w:ascii="Courier New" w:hAnsi="Courier New" w:cs="Courier New"/>
          <w:sz w:val="21"/>
          <w:szCs w:val="21"/>
        </w:rPr>
      </w:pPr>
      <w:r w:rsidRPr="00F33105">
        <w:rPr>
          <w:rFonts w:ascii="Courier New" w:hAnsi="Courier New" w:cs="Courier New"/>
          <w:sz w:val="21"/>
          <w:szCs w:val="21"/>
        </w:rPr>
        <w:t>Positive commission increases the number.</w:t>
      </w:r>
    </w:p>
    <w:p w14:paraId="22CD5AD9" w14:textId="77777777" w:rsidR="00F33105" w:rsidRPr="00F33105" w:rsidRDefault="00F33105" w:rsidP="00F33105">
      <w:pPr>
        <w:numPr>
          <w:ilvl w:val="0"/>
          <w:numId w:val="145"/>
        </w:numPr>
        <w:rPr>
          <w:rFonts w:ascii="Courier New" w:hAnsi="Courier New" w:cs="Courier New"/>
          <w:sz w:val="21"/>
          <w:szCs w:val="21"/>
        </w:rPr>
      </w:pPr>
      <w:r w:rsidRPr="00F33105">
        <w:rPr>
          <w:rFonts w:ascii="Courier New" w:hAnsi="Courier New" w:cs="Courier New"/>
          <w:sz w:val="21"/>
          <w:szCs w:val="21"/>
        </w:rPr>
        <w:t>Negative commission/</w:t>
      </w:r>
      <w:proofErr w:type="spellStart"/>
      <w:r w:rsidRPr="00F33105">
        <w:rPr>
          <w:rFonts w:ascii="Courier New" w:hAnsi="Courier New" w:cs="Courier New"/>
          <w:sz w:val="21"/>
          <w:szCs w:val="21"/>
        </w:rPr>
        <w:t>clawbacks</w:t>
      </w:r>
      <w:proofErr w:type="spellEnd"/>
      <w:r w:rsidRPr="00F33105">
        <w:rPr>
          <w:rFonts w:ascii="Courier New" w:hAnsi="Courier New" w:cs="Courier New"/>
          <w:sz w:val="21"/>
          <w:szCs w:val="21"/>
        </w:rPr>
        <w:t xml:space="preserve"> reduce it.</w:t>
      </w:r>
    </w:p>
    <w:p w14:paraId="3B22F16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4694BE16" w14:textId="77777777" w:rsidR="00F33105" w:rsidRPr="00F33105" w:rsidRDefault="00F33105" w:rsidP="00F33105">
      <w:pPr>
        <w:numPr>
          <w:ilvl w:val="0"/>
          <w:numId w:val="146"/>
        </w:numPr>
        <w:rPr>
          <w:rFonts w:ascii="Courier New" w:hAnsi="Courier New" w:cs="Courier New"/>
          <w:sz w:val="21"/>
          <w:szCs w:val="21"/>
        </w:rPr>
      </w:pPr>
      <w:r w:rsidRPr="00F33105">
        <w:rPr>
          <w:rFonts w:ascii="Courier New" w:hAnsi="Courier New" w:cs="Courier New"/>
          <w:sz w:val="21"/>
          <w:szCs w:val="21"/>
        </w:rPr>
        <w:t>Enrollment rows with no commission.</w:t>
      </w:r>
    </w:p>
    <w:p w14:paraId="534D2383" w14:textId="77777777" w:rsidR="00F33105" w:rsidRPr="00F33105" w:rsidRDefault="00F33105" w:rsidP="00F33105">
      <w:pPr>
        <w:numPr>
          <w:ilvl w:val="0"/>
          <w:numId w:val="146"/>
        </w:numPr>
        <w:rPr>
          <w:rFonts w:ascii="Courier New" w:hAnsi="Courier New" w:cs="Courier New"/>
          <w:sz w:val="21"/>
          <w:szCs w:val="21"/>
        </w:rPr>
      </w:pPr>
      <w:r w:rsidRPr="00F33105">
        <w:rPr>
          <w:rFonts w:ascii="Courier New" w:hAnsi="Courier New" w:cs="Courier New"/>
          <w:sz w:val="21"/>
          <w:szCs w:val="21"/>
        </w:rPr>
        <w:lastRenderedPageBreak/>
        <w:t>Back Office rows with no commission.</w:t>
      </w:r>
    </w:p>
    <w:p w14:paraId="51584A6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432B4E40" w14:textId="77777777" w:rsidR="00F33105" w:rsidRPr="00F33105" w:rsidRDefault="00F33105" w:rsidP="00F33105">
      <w:pPr>
        <w:numPr>
          <w:ilvl w:val="0"/>
          <w:numId w:val="147"/>
        </w:numPr>
        <w:rPr>
          <w:rFonts w:ascii="Courier New" w:hAnsi="Courier New" w:cs="Courier New"/>
          <w:sz w:val="21"/>
          <w:szCs w:val="21"/>
        </w:rPr>
      </w:pPr>
      <w:r w:rsidRPr="00F33105">
        <w:rPr>
          <w:rFonts w:ascii="Courier New" w:hAnsi="Courier New" w:cs="Courier New"/>
          <w:sz w:val="21"/>
          <w:szCs w:val="21"/>
        </w:rPr>
        <w:t>Usually yes, if commission rows have clean pay entities.</w:t>
      </w:r>
    </w:p>
    <w:p w14:paraId="6F65B84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C5A68A3" w14:textId="77777777" w:rsidR="00F33105" w:rsidRPr="00F33105" w:rsidRDefault="00F33105" w:rsidP="00F33105">
      <w:pPr>
        <w:numPr>
          <w:ilvl w:val="0"/>
          <w:numId w:val="148"/>
        </w:numPr>
        <w:rPr>
          <w:rFonts w:ascii="Courier New" w:hAnsi="Courier New" w:cs="Courier New"/>
          <w:sz w:val="21"/>
          <w:szCs w:val="21"/>
        </w:rPr>
      </w:pPr>
      <w:r w:rsidRPr="00F33105">
        <w:rPr>
          <w:rFonts w:ascii="Courier New" w:hAnsi="Courier New" w:cs="Courier New"/>
          <w:sz w:val="21"/>
          <w:szCs w:val="21"/>
        </w:rPr>
        <w:t>This is a money-flow card, not an enrollment/AOR card.</w:t>
      </w:r>
    </w:p>
    <w:p w14:paraId="236CF295" w14:textId="77777777" w:rsidR="00F33105" w:rsidRPr="00F33105" w:rsidRDefault="00F33105" w:rsidP="00F33105">
      <w:pPr>
        <w:numPr>
          <w:ilvl w:val="0"/>
          <w:numId w:val="148"/>
        </w:numPr>
        <w:rPr>
          <w:rFonts w:ascii="Courier New" w:hAnsi="Courier New" w:cs="Courier New"/>
          <w:sz w:val="21"/>
          <w:szCs w:val="21"/>
        </w:rPr>
      </w:pPr>
      <w:r w:rsidRPr="00F33105">
        <w:rPr>
          <w:rFonts w:ascii="Courier New" w:hAnsi="Courier New" w:cs="Courier New"/>
          <w:sz w:val="21"/>
          <w:szCs w:val="21"/>
        </w:rPr>
        <w:t>It can include Coverall-owned downline or former-agent commission even if the current AOR does not look like active Coverall.</w:t>
      </w:r>
    </w:p>
    <w:p w14:paraId="25A30EE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7B7F8669" w14:textId="435EF41B" w:rsidR="00F33105" w:rsidRPr="00F33105" w:rsidRDefault="00F33105" w:rsidP="00F33105">
      <w:pPr>
        <w:numPr>
          <w:ilvl w:val="0"/>
          <w:numId w:val="149"/>
        </w:numPr>
        <w:rPr>
          <w:rFonts w:ascii="Courier New" w:hAnsi="Courier New" w:cs="Courier New"/>
          <w:sz w:val="21"/>
          <w:szCs w:val="21"/>
        </w:rPr>
      </w:pPr>
      <w:r w:rsidRPr="00F33105">
        <w:rPr>
          <w:rFonts w:ascii="Courier New" w:hAnsi="Courier New" w:cs="Courier New"/>
          <w:sz w:val="21"/>
          <w:szCs w:val="21"/>
        </w:rPr>
        <w:t>Should Net Paid continue to be based on actual money flow, even when AOR is blank/downline/former?</w:t>
      </w:r>
      <w:ins w:id="53" w:author="jason fine" w:date="2026-05-07T11:26:00Z" w16du:dateUtc="2026-05-07T15:26:00Z">
        <w:r w:rsidR="00DD4557">
          <w:rPr>
            <w:rFonts w:ascii="Courier New" w:hAnsi="Courier New" w:cs="Courier New"/>
            <w:sz w:val="21"/>
            <w:szCs w:val="21"/>
          </w:rPr>
          <w:t xml:space="preserve"> </w:t>
        </w:r>
        <w:r w:rsidR="00790CA4">
          <w:rPr>
            <w:rFonts w:ascii="Courier New" w:hAnsi="Courier New" w:cs="Courier New"/>
            <w:sz w:val="21"/>
            <w:szCs w:val="21"/>
          </w:rPr>
          <w:t xml:space="preserve">- </w:t>
        </w:r>
        <w:r w:rsidR="00DD4557">
          <w:rPr>
            <w:rFonts w:ascii="Courier New" w:hAnsi="Courier New" w:cs="Courier New"/>
            <w:sz w:val="21"/>
            <w:szCs w:val="21"/>
          </w:rPr>
          <w:t>YES</w:t>
        </w:r>
      </w:ins>
    </w:p>
    <w:p w14:paraId="665469D2"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Coverall Direct / Downline Split</w:t>
      </w:r>
    </w:p>
    <w:p w14:paraId="4F6C8AE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1219DC8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Within Net Paid, how much came from direct Coverall writing agents versus downline/override business?</w:t>
      </w:r>
    </w:p>
    <w:p w14:paraId="052DA5E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 as direct today:</w:t>
      </w:r>
    </w:p>
    <w:p w14:paraId="43430CC6" w14:textId="77777777" w:rsidR="00F33105" w:rsidRPr="00F33105" w:rsidRDefault="00F33105" w:rsidP="00F33105">
      <w:pPr>
        <w:numPr>
          <w:ilvl w:val="0"/>
          <w:numId w:val="150"/>
        </w:numPr>
        <w:rPr>
          <w:rFonts w:ascii="Courier New" w:hAnsi="Courier New" w:cs="Courier New"/>
          <w:sz w:val="21"/>
          <w:szCs w:val="21"/>
        </w:rPr>
      </w:pPr>
      <w:r w:rsidRPr="00F33105">
        <w:rPr>
          <w:rFonts w:ascii="Courier New" w:hAnsi="Courier New" w:cs="Courier New"/>
          <w:sz w:val="21"/>
          <w:szCs w:val="21"/>
        </w:rPr>
        <w:t>Writing-agent NPN is one of the active Coverall AOR NPNs: Jason, Erica, Becky.</w:t>
      </w:r>
    </w:p>
    <w:p w14:paraId="7E4DF10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 as downline today:</w:t>
      </w:r>
    </w:p>
    <w:p w14:paraId="0F2579DC" w14:textId="77777777" w:rsidR="00F33105" w:rsidRPr="00F33105" w:rsidRDefault="00F33105" w:rsidP="00F33105">
      <w:pPr>
        <w:numPr>
          <w:ilvl w:val="0"/>
          <w:numId w:val="151"/>
        </w:numPr>
        <w:rPr>
          <w:rFonts w:ascii="Courier New" w:hAnsi="Courier New" w:cs="Courier New"/>
          <w:sz w:val="21"/>
          <w:szCs w:val="21"/>
        </w:rPr>
      </w:pPr>
      <w:r w:rsidRPr="00F33105">
        <w:rPr>
          <w:rFonts w:ascii="Courier New" w:hAnsi="Courier New" w:cs="Courier New"/>
          <w:sz w:val="21"/>
          <w:szCs w:val="21"/>
        </w:rPr>
        <w:t xml:space="preserve">Commission </w:t>
      </w:r>
      <w:proofErr w:type="gramStart"/>
      <w:r w:rsidRPr="00F33105">
        <w:rPr>
          <w:rFonts w:ascii="Courier New" w:hAnsi="Courier New" w:cs="Courier New"/>
          <w:sz w:val="21"/>
          <w:szCs w:val="21"/>
        </w:rPr>
        <w:t>paid to</w:t>
      </w:r>
      <w:proofErr w:type="gramEnd"/>
      <w:r w:rsidRPr="00F33105">
        <w:rPr>
          <w:rFonts w:ascii="Courier New" w:hAnsi="Courier New" w:cs="Courier New"/>
          <w:sz w:val="21"/>
          <w:szCs w:val="21"/>
        </w:rPr>
        <w:t xml:space="preserve"> Coverall where the writing-agent NPN is not one of those active direct NPNs.</w:t>
      </w:r>
    </w:p>
    <w:p w14:paraId="2BC0A36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1849358E" w14:textId="77777777" w:rsidR="00F33105" w:rsidRPr="00F33105" w:rsidRDefault="00F33105" w:rsidP="00F33105">
      <w:pPr>
        <w:numPr>
          <w:ilvl w:val="0"/>
          <w:numId w:val="152"/>
        </w:numPr>
        <w:rPr>
          <w:rFonts w:ascii="Courier New" w:hAnsi="Courier New" w:cs="Courier New"/>
          <w:sz w:val="21"/>
          <w:szCs w:val="21"/>
        </w:rPr>
      </w:pPr>
      <w:r w:rsidRPr="00F33105">
        <w:rPr>
          <w:rFonts w:ascii="Courier New" w:hAnsi="Courier New" w:cs="Courier New"/>
          <w:sz w:val="21"/>
          <w:szCs w:val="21"/>
        </w:rPr>
        <w:t>This is a split of commission money, so it behaves differently from enrollment cards.</w:t>
      </w:r>
    </w:p>
    <w:p w14:paraId="4B98569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E3E95B4" w14:textId="77777777" w:rsidR="00F33105" w:rsidRPr="00F33105" w:rsidRDefault="00F33105" w:rsidP="00F33105">
      <w:pPr>
        <w:numPr>
          <w:ilvl w:val="0"/>
          <w:numId w:val="153"/>
        </w:numPr>
        <w:rPr>
          <w:rFonts w:ascii="Courier New" w:hAnsi="Courier New" w:cs="Courier New"/>
          <w:sz w:val="21"/>
          <w:szCs w:val="21"/>
        </w:rPr>
      </w:pPr>
      <w:r w:rsidRPr="00F33105">
        <w:rPr>
          <w:rFonts w:ascii="Courier New" w:hAnsi="Courier New" w:cs="Courier New"/>
          <w:sz w:val="21"/>
          <w:szCs w:val="21"/>
        </w:rPr>
        <w:t>The newly verified Coverall-owned writing NPNs, Allen/Hantz/Scott, are not currently direct. They likely remain downline/override under today's split.</w:t>
      </w:r>
    </w:p>
    <w:p w14:paraId="3201F2BB" w14:textId="77777777" w:rsidR="00F33105" w:rsidRPr="00F33105" w:rsidRDefault="00F33105" w:rsidP="00F33105">
      <w:pPr>
        <w:numPr>
          <w:ilvl w:val="0"/>
          <w:numId w:val="153"/>
        </w:numPr>
        <w:rPr>
          <w:rFonts w:ascii="Courier New" w:hAnsi="Courier New" w:cs="Courier New"/>
          <w:sz w:val="21"/>
          <w:szCs w:val="21"/>
        </w:rPr>
      </w:pPr>
      <w:r w:rsidRPr="00F33105">
        <w:rPr>
          <w:rFonts w:ascii="Courier New" w:hAnsi="Courier New" w:cs="Courier New"/>
          <w:sz w:val="21"/>
          <w:szCs w:val="21"/>
        </w:rPr>
        <w:t>A Vix-paid row written by Erica can still show in the direct bucket because direct is based on writing-agent NPN, not pay entity.</w:t>
      </w:r>
    </w:p>
    <w:p w14:paraId="0FC9CFB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4C319862" w14:textId="62D13B39" w:rsidR="00F33105" w:rsidRPr="00F33105" w:rsidRDefault="00F33105" w:rsidP="00F33105">
      <w:pPr>
        <w:numPr>
          <w:ilvl w:val="0"/>
          <w:numId w:val="154"/>
        </w:numPr>
        <w:rPr>
          <w:rFonts w:ascii="Courier New" w:hAnsi="Courier New" w:cs="Courier New"/>
          <w:sz w:val="21"/>
          <w:szCs w:val="21"/>
        </w:rPr>
      </w:pPr>
      <w:r w:rsidRPr="00F33105">
        <w:rPr>
          <w:rFonts w:ascii="Courier New" w:hAnsi="Courier New" w:cs="Courier New"/>
          <w:sz w:val="21"/>
          <w:szCs w:val="21"/>
        </w:rPr>
        <w:t>Should Allen/Hantz/Scott stay in Downline/Override?</w:t>
      </w:r>
      <w:ins w:id="54" w:author="jason fine" w:date="2026-05-07T11:26:00Z" w16du:dateUtc="2026-05-07T15:26:00Z">
        <w:r w:rsidR="00790CA4">
          <w:rPr>
            <w:rFonts w:ascii="Courier New" w:hAnsi="Courier New" w:cs="Courier New"/>
            <w:sz w:val="21"/>
            <w:szCs w:val="21"/>
          </w:rPr>
          <w:t xml:space="preserve"> - YES</w:t>
        </w:r>
      </w:ins>
    </w:p>
    <w:p w14:paraId="25AFD4B3" w14:textId="41AD5492" w:rsidR="00F33105" w:rsidRPr="00F33105" w:rsidRDefault="00F33105" w:rsidP="00F33105">
      <w:pPr>
        <w:numPr>
          <w:ilvl w:val="0"/>
          <w:numId w:val="154"/>
        </w:numPr>
        <w:rPr>
          <w:rFonts w:ascii="Courier New" w:hAnsi="Courier New" w:cs="Courier New"/>
          <w:sz w:val="21"/>
          <w:szCs w:val="21"/>
        </w:rPr>
      </w:pPr>
      <w:r w:rsidRPr="00F33105">
        <w:rPr>
          <w:rFonts w:ascii="Courier New" w:hAnsi="Courier New" w:cs="Courier New"/>
          <w:sz w:val="21"/>
          <w:szCs w:val="21"/>
        </w:rPr>
        <w:lastRenderedPageBreak/>
        <w:t>Or should there be a separate "Coverall-owned legacy/downline" bucket?</w:t>
      </w:r>
      <w:ins w:id="55" w:author="jason fine" w:date="2026-05-07T11:27:00Z" w16du:dateUtc="2026-05-07T15:27:00Z">
        <w:r w:rsidR="00790CA4">
          <w:rPr>
            <w:rFonts w:ascii="Courier New" w:hAnsi="Courier New" w:cs="Courier New"/>
            <w:sz w:val="21"/>
            <w:szCs w:val="21"/>
          </w:rPr>
          <w:t xml:space="preserve"> – </w:t>
        </w:r>
        <w:proofErr w:type="gramStart"/>
        <w:r w:rsidR="00790CA4">
          <w:rPr>
            <w:rFonts w:ascii="Courier New" w:hAnsi="Courier New" w:cs="Courier New"/>
            <w:sz w:val="21"/>
            <w:szCs w:val="21"/>
          </w:rPr>
          <w:t>NO</w:t>
        </w:r>
        <w:proofErr w:type="gramEnd"/>
        <w:r w:rsidR="00790CA4">
          <w:rPr>
            <w:rFonts w:ascii="Courier New" w:hAnsi="Courier New" w:cs="Courier New"/>
            <w:sz w:val="21"/>
            <w:szCs w:val="21"/>
          </w:rPr>
          <w:t xml:space="preserve"> the way you break this out on the net paid commissions is fine. </w:t>
        </w:r>
      </w:ins>
    </w:p>
    <w:p w14:paraId="657F9C7C" w14:textId="77777777" w:rsidR="00F33105" w:rsidRPr="00F33105" w:rsidRDefault="00F33105" w:rsidP="00F33105">
      <w:pPr>
        <w:rPr>
          <w:rFonts w:ascii="Courier New" w:hAnsi="Courier New" w:cs="Courier New"/>
          <w:b/>
          <w:bCs/>
          <w:sz w:val="21"/>
          <w:szCs w:val="21"/>
        </w:rPr>
      </w:pPr>
      <w:proofErr w:type="spellStart"/>
      <w:r w:rsidRPr="00F33105">
        <w:rPr>
          <w:rFonts w:ascii="Courier New" w:hAnsi="Courier New" w:cs="Courier New"/>
          <w:b/>
          <w:bCs/>
          <w:sz w:val="21"/>
          <w:szCs w:val="21"/>
        </w:rPr>
        <w:t>Clawbacks</w:t>
      </w:r>
      <w:proofErr w:type="spellEnd"/>
      <w:r w:rsidRPr="00F33105">
        <w:rPr>
          <w:rFonts w:ascii="Courier New" w:hAnsi="Courier New" w:cs="Courier New"/>
          <w:b/>
          <w:bCs/>
          <w:sz w:val="21"/>
          <w:szCs w:val="21"/>
        </w:rPr>
        <w:t xml:space="preserve"> / Adjustments</w:t>
      </w:r>
    </w:p>
    <w:p w14:paraId="6BA329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6D7BCEE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much commission was reversed, charged back, or adjusted downward?</w:t>
      </w:r>
    </w:p>
    <w:p w14:paraId="41BDE8D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D9B1185" w14:textId="77777777" w:rsidR="00F33105" w:rsidRPr="00F33105" w:rsidRDefault="00F33105" w:rsidP="00F33105">
      <w:pPr>
        <w:numPr>
          <w:ilvl w:val="0"/>
          <w:numId w:val="155"/>
        </w:numPr>
        <w:rPr>
          <w:rFonts w:ascii="Courier New" w:hAnsi="Courier New" w:cs="Courier New"/>
          <w:sz w:val="21"/>
          <w:szCs w:val="21"/>
        </w:rPr>
      </w:pPr>
      <w:r w:rsidRPr="00F33105">
        <w:rPr>
          <w:rFonts w:ascii="Courier New" w:hAnsi="Courier New" w:cs="Courier New"/>
          <w:sz w:val="21"/>
          <w:szCs w:val="21"/>
        </w:rPr>
        <w:t>Negative commission rows.</w:t>
      </w:r>
    </w:p>
    <w:p w14:paraId="30FBEDBD" w14:textId="77777777" w:rsidR="00F33105" w:rsidRPr="00F33105" w:rsidRDefault="00F33105" w:rsidP="00F33105">
      <w:pPr>
        <w:numPr>
          <w:ilvl w:val="0"/>
          <w:numId w:val="155"/>
        </w:numPr>
        <w:rPr>
          <w:rFonts w:ascii="Courier New" w:hAnsi="Courier New" w:cs="Courier New"/>
          <w:sz w:val="21"/>
          <w:szCs w:val="21"/>
        </w:rPr>
      </w:pPr>
      <w:r w:rsidRPr="00F33105">
        <w:rPr>
          <w:rFonts w:ascii="Courier New" w:hAnsi="Courier New" w:cs="Courier New"/>
          <w:sz w:val="21"/>
          <w:szCs w:val="21"/>
        </w:rPr>
        <w:t>Reversal/chargeback-style commission rows.</w:t>
      </w:r>
    </w:p>
    <w:p w14:paraId="4BDC3E0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5B439E1A" w14:textId="77777777" w:rsidR="00F33105" w:rsidRPr="00F33105" w:rsidRDefault="00F33105" w:rsidP="00F33105">
      <w:pPr>
        <w:numPr>
          <w:ilvl w:val="0"/>
          <w:numId w:val="156"/>
        </w:numPr>
        <w:rPr>
          <w:rFonts w:ascii="Courier New" w:hAnsi="Courier New" w:cs="Courier New"/>
          <w:sz w:val="21"/>
          <w:szCs w:val="21"/>
        </w:rPr>
      </w:pPr>
      <w:r w:rsidRPr="00F33105">
        <w:rPr>
          <w:rFonts w:ascii="Courier New" w:hAnsi="Courier New" w:cs="Courier New"/>
          <w:sz w:val="21"/>
          <w:szCs w:val="21"/>
        </w:rPr>
        <w:t>Positive commission rows.</w:t>
      </w:r>
    </w:p>
    <w:p w14:paraId="4C15414F" w14:textId="77777777" w:rsidR="00F33105" w:rsidRPr="00F33105" w:rsidRDefault="00F33105" w:rsidP="00F33105">
      <w:pPr>
        <w:numPr>
          <w:ilvl w:val="0"/>
          <w:numId w:val="156"/>
        </w:numPr>
        <w:rPr>
          <w:rFonts w:ascii="Courier New" w:hAnsi="Courier New" w:cs="Courier New"/>
          <w:sz w:val="21"/>
          <w:szCs w:val="21"/>
        </w:rPr>
      </w:pPr>
      <w:r w:rsidRPr="00F33105">
        <w:rPr>
          <w:rFonts w:ascii="Courier New" w:hAnsi="Courier New" w:cs="Courier New"/>
          <w:sz w:val="21"/>
          <w:szCs w:val="21"/>
        </w:rPr>
        <w:t>Enrollment/Back Office rows without commission.</w:t>
      </w:r>
    </w:p>
    <w:p w14:paraId="667742D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84B6B4D" w14:textId="77777777" w:rsidR="00F33105" w:rsidRPr="00F33105" w:rsidRDefault="00F33105" w:rsidP="00F33105">
      <w:pPr>
        <w:numPr>
          <w:ilvl w:val="0"/>
          <w:numId w:val="157"/>
        </w:numPr>
        <w:rPr>
          <w:rFonts w:ascii="Courier New" w:hAnsi="Courier New" w:cs="Courier New"/>
          <w:sz w:val="21"/>
          <w:szCs w:val="21"/>
        </w:rPr>
      </w:pPr>
      <w:r w:rsidRPr="00F33105">
        <w:rPr>
          <w:rFonts w:ascii="Courier New" w:hAnsi="Courier New" w:cs="Courier New"/>
          <w:sz w:val="21"/>
          <w:szCs w:val="21"/>
        </w:rPr>
        <w:t>Usually yes if commission pay entities are clean.</w:t>
      </w:r>
    </w:p>
    <w:p w14:paraId="506029D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1432C24E" w14:textId="77777777" w:rsidR="00F33105" w:rsidRPr="00F33105" w:rsidRDefault="00F33105" w:rsidP="00F33105">
      <w:pPr>
        <w:numPr>
          <w:ilvl w:val="0"/>
          <w:numId w:val="158"/>
        </w:numPr>
        <w:rPr>
          <w:rFonts w:ascii="Courier New" w:hAnsi="Courier New" w:cs="Courier New"/>
          <w:sz w:val="21"/>
          <w:szCs w:val="21"/>
        </w:rPr>
      </w:pPr>
      <w:r w:rsidRPr="00F33105">
        <w:rPr>
          <w:rFonts w:ascii="Courier New" w:hAnsi="Courier New" w:cs="Courier New"/>
          <w:sz w:val="21"/>
          <w:szCs w:val="21"/>
        </w:rPr>
        <w:t>This is part of Net Paid, not a separate enrollment issue.</w:t>
      </w:r>
    </w:p>
    <w:p w14:paraId="7A54D49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36CB625" w14:textId="77777777" w:rsidR="00F33105" w:rsidRDefault="00F33105" w:rsidP="00F33105">
      <w:pPr>
        <w:numPr>
          <w:ilvl w:val="0"/>
          <w:numId w:val="159"/>
        </w:numPr>
        <w:rPr>
          <w:ins w:id="56" w:author="jason fine" w:date="2026-05-07T11:28:00Z" w16du:dateUtc="2026-05-07T15:28:00Z"/>
          <w:rFonts w:ascii="Courier New" w:hAnsi="Courier New" w:cs="Courier New"/>
          <w:sz w:val="21"/>
          <w:szCs w:val="21"/>
        </w:rPr>
      </w:pPr>
      <w:r w:rsidRPr="00F33105">
        <w:rPr>
          <w:rFonts w:ascii="Courier New" w:hAnsi="Courier New" w:cs="Courier New"/>
          <w:sz w:val="21"/>
          <w:szCs w:val="21"/>
        </w:rPr>
        <w:t>No major business decision identified. Mainly needs row-sum parity protection if not already tested.</w:t>
      </w:r>
    </w:p>
    <w:p w14:paraId="03267574" w14:textId="0464CB89" w:rsidR="00790CA4" w:rsidRPr="00F33105" w:rsidRDefault="00790CA4" w:rsidP="00F33105">
      <w:pPr>
        <w:numPr>
          <w:ilvl w:val="0"/>
          <w:numId w:val="159"/>
        </w:numPr>
        <w:rPr>
          <w:rFonts w:ascii="Courier New" w:hAnsi="Courier New" w:cs="Courier New"/>
          <w:sz w:val="21"/>
          <w:szCs w:val="21"/>
        </w:rPr>
      </w:pPr>
      <w:ins w:id="57" w:author="jason fine" w:date="2026-05-07T11:28:00Z" w16du:dateUtc="2026-05-07T15:28:00Z">
        <w:r>
          <w:rPr>
            <w:rFonts w:ascii="Courier New" w:hAnsi="Courier New" w:cs="Courier New"/>
            <w:sz w:val="21"/>
            <w:szCs w:val="21"/>
          </w:rPr>
          <w:t xml:space="preserve">The ability to click and bring up a pop-up window that provides individual detail is useful and </w:t>
        </w:r>
        <w:proofErr w:type="gramStart"/>
        <w:r>
          <w:rPr>
            <w:rFonts w:ascii="Courier New" w:hAnsi="Courier New" w:cs="Courier New"/>
            <w:sz w:val="21"/>
            <w:szCs w:val="21"/>
          </w:rPr>
          <w:t>export</w:t>
        </w:r>
        <w:proofErr w:type="gramEnd"/>
        <w:r>
          <w:rPr>
            <w:rFonts w:ascii="Courier New" w:hAnsi="Courier New" w:cs="Courier New"/>
            <w:sz w:val="21"/>
            <w:szCs w:val="21"/>
          </w:rPr>
          <w:t xml:space="preserve"> if needed.</w:t>
        </w:r>
      </w:ins>
      <w:ins w:id="58" w:author="jason fine" w:date="2026-05-07T11:29:00Z" w16du:dateUtc="2026-05-07T15:29:00Z">
        <w:r>
          <w:rPr>
            <w:rFonts w:ascii="Courier New" w:hAnsi="Courier New" w:cs="Courier New"/>
            <w:sz w:val="21"/>
            <w:szCs w:val="21"/>
          </w:rPr>
          <w:t xml:space="preserve"> I would have the view consolidate multi-row entries e.g. one person charged back for 3 months into a single month but </w:t>
        </w:r>
        <w:proofErr w:type="gramStart"/>
        <w:r>
          <w:rPr>
            <w:rFonts w:ascii="Courier New" w:hAnsi="Courier New" w:cs="Courier New"/>
            <w:sz w:val="21"/>
            <w:szCs w:val="21"/>
          </w:rPr>
          <w:t>capture</w:t>
        </w:r>
        <w:proofErr w:type="gramEnd"/>
        <w:r>
          <w:rPr>
            <w:rFonts w:ascii="Courier New" w:hAnsi="Courier New" w:cs="Courier New"/>
            <w:sz w:val="21"/>
            <w:szCs w:val="21"/>
          </w:rPr>
          <w:t xml:space="preserve"> the total amount charged back timeframe</w:t>
        </w:r>
      </w:ins>
      <w:ins w:id="59" w:author="jason fine" w:date="2026-05-07T11:30:00Z" w16du:dateUtc="2026-05-07T15:30:00Z">
        <w:r>
          <w:rPr>
            <w:rFonts w:ascii="Courier New" w:hAnsi="Courier New" w:cs="Courier New"/>
            <w:sz w:val="21"/>
            <w:szCs w:val="21"/>
          </w:rPr>
          <w:t xml:space="preserve"> and total months</w:t>
        </w:r>
      </w:ins>
      <w:ins w:id="60" w:author="jason fine" w:date="2026-05-07T11:29:00Z" w16du:dateUtc="2026-05-07T15:29:00Z">
        <w:r>
          <w:rPr>
            <w:rFonts w:ascii="Courier New" w:hAnsi="Courier New" w:cs="Courier New"/>
            <w:sz w:val="21"/>
            <w:szCs w:val="21"/>
          </w:rPr>
          <w:t xml:space="preserve">. </w:t>
        </w:r>
      </w:ins>
      <w:ins w:id="61" w:author="jason fine" w:date="2026-05-07T11:30:00Z" w16du:dateUtc="2026-05-07T15:30:00Z">
        <w:r>
          <w:rPr>
            <w:rFonts w:ascii="Courier New" w:hAnsi="Courier New" w:cs="Courier New"/>
            <w:sz w:val="21"/>
            <w:szCs w:val="21"/>
          </w:rPr>
          <w:t xml:space="preserve">And at bottom sum number of members, number months and total and total time span earliest </w:t>
        </w:r>
      </w:ins>
      <w:ins w:id="62" w:author="jason fine" w:date="2026-05-07T11:31:00Z" w16du:dateUtc="2026-05-07T15:31:00Z">
        <w:r>
          <w:rPr>
            <w:rFonts w:ascii="Courier New" w:hAnsi="Courier New" w:cs="Courier New"/>
            <w:sz w:val="21"/>
            <w:szCs w:val="21"/>
          </w:rPr>
          <w:t>to most recent.</w:t>
        </w:r>
      </w:ins>
    </w:p>
    <w:p w14:paraId="1C9464B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Est. Missing Commission</w:t>
      </w:r>
    </w:p>
    <w:p w14:paraId="03E8679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05DB050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much commission might be missing.</w:t>
      </w:r>
    </w:p>
    <w:p w14:paraId="3E5C394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 today:</w:t>
      </w:r>
    </w:p>
    <w:p w14:paraId="730E35ED" w14:textId="77777777" w:rsidR="00F33105" w:rsidRPr="00F33105" w:rsidRDefault="00F33105" w:rsidP="00F33105">
      <w:pPr>
        <w:numPr>
          <w:ilvl w:val="0"/>
          <w:numId w:val="160"/>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0337BCD6" w14:textId="77777777" w:rsidR="00F33105" w:rsidRPr="00F33105" w:rsidRDefault="00F33105" w:rsidP="00F33105">
      <w:pPr>
        <w:numPr>
          <w:ilvl w:val="0"/>
          <w:numId w:val="160"/>
        </w:numPr>
        <w:rPr>
          <w:rFonts w:ascii="Courier New" w:hAnsi="Courier New" w:cs="Courier New"/>
          <w:sz w:val="21"/>
          <w:szCs w:val="21"/>
        </w:rPr>
      </w:pPr>
      <w:r w:rsidRPr="00F33105">
        <w:rPr>
          <w:rFonts w:ascii="Courier New" w:hAnsi="Courier New" w:cs="Courier New"/>
          <w:sz w:val="21"/>
          <w:szCs w:val="21"/>
        </w:rPr>
        <w:t>The card sums the stored estimated missing commission value.</w:t>
      </w:r>
    </w:p>
    <w:p w14:paraId="0C541B6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Who does not count:</w:t>
      </w:r>
    </w:p>
    <w:p w14:paraId="11AC516F" w14:textId="77777777" w:rsidR="00F33105" w:rsidRPr="00F33105" w:rsidRDefault="00F33105" w:rsidP="00F33105">
      <w:pPr>
        <w:numPr>
          <w:ilvl w:val="0"/>
          <w:numId w:val="161"/>
        </w:numPr>
        <w:rPr>
          <w:rFonts w:ascii="Courier New" w:hAnsi="Courier New" w:cs="Courier New"/>
          <w:sz w:val="21"/>
          <w:szCs w:val="21"/>
        </w:rPr>
      </w:pPr>
      <w:r w:rsidRPr="00F33105">
        <w:rPr>
          <w:rFonts w:ascii="Courier New" w:hAnsi="Courier New" w:cs="Courier New"/>
          <w:sz w:val="21"/>
          <w:szCs w:val="21"/>
        </w:rPr>
        <w:t>Rows outside that broad filter.</w:t>
      </w:r>
    </w:p>
    <w:p w14:paraId="1ABCC1F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566A0997" w14:textId="77777777" w:rsidR="00F33105" w:rsidRPr="00F33105" w:rsidRDefault="00F33105" w:rsidP="00F33105">
      <w:pPr>
        <w:numPr>
          <w:ilvl w:val="0"/>
          <w:numId w:val="162"/>
        </w:numPr>
        <w:rPr>
          <w:rFonts w:ascii="Courier New" w:hAnsi="Courier New" w:cs="Courier New"/>
          <w:sz w:val="21"/>
          <w:szCs w:val="21"/>
        </w:rPr>
      </w:pPr>
      <w:r w:rsidRPr="00F33105">
        <w:rPr>
          <w:rFonts w:ascii="Courier New" w:hAnsi="Courier New" w:cs="Courier New"/>
          <w:sz w:val="21"/>
          <w:szCs w:val="21"/>
        </w:rPr>
        <w:t>Not reliably.</w:t>
      </w:r>
    </w:p>
    <w:p w14:paraId="3CFEDAC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181C02A0" w14:textId="77777777" w:rsidR="00F33105" w:rsidRPr="00F33105" w:rsidRDefault="00F33105" w:rsidP="00F33105">
      <w:pPr>
        <w:numPr>
          <w:ilvl w:val="0"/>
          <w:numId w:val="163"/>
        </w:numPr>
        <w:rPr>
          <w:rFonts w:ascii="Courier New" w:hAnsi="Courier New" w:cs="Courier New"/>
          <w:sz w:val="21"/>
          <w:szCs w:val="21"/>
        </w:rPr>
      </w:pPr>
      <w:r w:rsidRPr="00F33105">
        <w:rPr>
          <w:rFonts w:ascii="Courier New" w:hAnsi="Courier New" w:cs="Courier New"/>
          <w:sz w:val="21"/>
          <w:szCs w:val="21"/>
        </w:rPr>
        <w:t xml:space="preserve">This card </w:t>
      </w:r>
      <w:proofErr w:type="gramStart"/>
      <w:r w:rsidRPr="00F33105">
        <w:rPr>
          <w:rFonts w:ascii="Courier New" w:hAnsi="Courier New" w:cs="Courier New"/>
          <w:sz w:val="21"/>
          <w:szCs w:val="21"/>
        </w:rPr>
        <w:t>is</w:t>
      </w:r>
      <w:proofErr w:type="gramEnd"/>
      <w:r w:rsidRPr="00F33105">
        <w:rPr>
          <w:rFonts w:ascii="Courier New" w:hAnsi="Courier New" w:cs="Courier New"/>
          <w:sz w:val="21"/>
          <w:szCs w:val="21"/>
        </w:rPr>
        <w:t xml:space="preserve"> not yet using the same strict "should be paid but unpaid" rule as Unpaid Policies.</w:t>
      </w:r>
    </w:p>
    <w:p w14:paraId="059D710C" w14:textId="77777777" w:rsidR="00F33105" w:rsidRPr="00F33105" w:rsidRDefault="00F33105" w:rsidP="00F33105">
      <w:pPr>
        <w:numPr>
          <w:ilvl w:val="0"/>
          <w:numId w:val="163"/>
        </w:numPr>
        <w:rPr>
          <w:rFonts w:ascii="Courier New" w:hAnsi="Courier New" w:cs="Courier New"/>
          <w:sz w:val="21"/>
          <w:szCs w:val="21"/>
        </w:rPr>
      </w:pPr>
      <w:r w:rsidRPr="00F33105">
        <w:rPr>
          <w:rFonts w:ascii="Courier New" w:hAnsi="Courier New" w:cs="Courier New"/>
          <w:sz w:val="21"/>
          <w:szCs w:val="21"/>
        </w:rPr>
        <w:t>The Missing Commission Export may not match this card today.</w:t>
      </w:r>
    </w:p>
    <w:p w14:paraId="04068053" w14:textId="77777777" w:rsidR="00F33105" w:rsidRPr="00F33105" w:rsidRDefault="00F33105" w:rsidP="00F33105">
      <w:pPr>
        <w:numPr>
          <w:ilvl w:val="0"/>
          <w:numId w:val="163"/>
        </w:numPr>
        <w:rPr>
          <w:rFonts w:ascii="Courier New" w:hAnsi="Courier New" w:cs="Courier New"/>
          <w:sz w:val="21"/>
          <w:szCs w:val="21"/>
        </w:rPr>
      </w:pPr>
      <w:r w:rsidRPr="00F33105">
        <w:rPr>
          <w:rFonts w:ascii="Courier New" w:hAnsi="Courier New" w:cs="Courier New"/>
          <w:sz w:val="21"/>
          <w:szCs w:val="21"/>
        </w:rPr>
        <w:t>The Feb audit found 5 dollar-bearing rows with junk/downline AOR totaling $147.26. Those should probably be surfaced, not silently hidden.</w:t>
      </w:r>
    </w:p>
    <w:p w14:paraId="0875B50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6AE0B29" w14:textId="5856C249" w:rsidR="00F33105" w:rsidRPr="00F33105" w:rsidRDefault="00F33105" w:rsidP="00F33105">
      <w:pPr>
        <w:numPr>
          <w:ilvl w:val="0"/>
          <w:numId w:val="164"/>
        </w:numPr>
        <w:rPr>
          <w:rFonts w:ascii="Courier New" w:hAnsi="Courier New" w:cs="Courier New"/>
          <w:sz w:val="21"/>
          <w:szCs w:val="21"/>
        </w:rPr>
      </w:pPr>
      <w:r w:rsidRPr="00F33105">
        <w:rPr>
          <w:rFonts w:ascii="Courier New" w:hAnsi="Courier New" w:cs="Courier New"/>
          <w:sz w:val="21"/>
          <w:szCs w:val="21"/>
        </w:rPr>
        <w:t>Should this be calculated only from the official unpaid recovery list?</w:t>
      </w:r>
      <w:ins w:id="63" w:author="jason fine" w:date="2026-05-07T12:00:00Z" w16du:dateUtc="2026-05-07T16:00:00Z">
        <w:r w:rsidR="00764992">
          <w:rPr>
            <w:rFonts w:ascii="Courier New" w:hAnsi="Courier New" w:cs="Courier New"/>
            <w:sz w:val="21"/>
            <w:szCs w:val="21"/>
          </w:rPr>
          <w:t xml:space="preserve"> – </w:t>
        </w:r>
        <w:proofErr w:type="gramStart"/>
        <w:r w:rsidR="00764992">
          <w:rPr>
            <w:rFonts w:ascii="Courier New" w:hAnsi="Courier New" w:cs="Courier New"/>
            <w:sz w:val="21"/>
            <w:szCs w:val="21"/>
          </w:rPr>
          <w:t>YES</w:t>
        </w:r>
        <w:proofErr w:type="gramEnd"/>
        <w:r w:rsidR="00764992">
          <w:rPr>
            <w:rFonts w:ascii="Courier New" w:hAnsi="Courier New" w:cs="Courier New"/>
            <w:sz w:val="21"/>
            <w:szCs w:val="21"/>
          </w:rPr>
          <w:t xml:space="preserve"> </w:t>
        </w:r>
      </w:ins>
      <w:ins w:id="64" w:author="jason fine" w:date="2026-05-07T12:01:00Z" w16du:dateUtc="2026-05-07T16:01:00Z">
        <w:r w:rsidR="00764992">
          <w:rPr>
            <w:rFonts w:ascii="Courier New" w:hAnsi="Courier New" w:cs="Courier New"/>
            <w:sz w:val="21"/>
            <w:szCs w:val="21"/>
          </w:rPr>
          <w:t>If this official means the unpaid policies</w:t>
        </w:r>
      </w:ins>
    </w:p>
    <w:p w14:paraId="7DEED9EA" w14:textId="1B8272EB" w:rsidR="00F33105" w:rsidRPr="00F33105" w:rsidRDefault="00F33105" w:rsidP="00F33105">
      <w:pPr>
        <w:numPr>
          <w:ilvl w:val="0"/>
          <w:numId w:val="164"/>
        </w:numPr>
        <w:rPr>
          <w:rFonts w:ascii="Courier New" w:hAnsi="Courier New" w:cs="Courier New"/>
          <w:sz w:val="21"/>
          <w:szCs w:val="21"/>
        </w:rPr>
      </w:pPr>
      <w:r w:rsidRPr="00F33105">
        <w:rPr>
          <w:rFonts w:ascii="Courier New" w:hAnsi="Courier New" w:cs="Courier New"/>
          <w:sz w:val="21"/>
          <w:szCs w:val="21"/>
        </w:rPr>
        <w:t>Should the 5 junk/downline AOR missing-dollar rows become an exception queue item?</w:t>
      </w:r>
      <w:ins w:id="65" w:author="jason fine" w:date="2026-05-07T12:01:00Z" w16du:dateUtc="2026-05-07T16:01:00Z">
        <w:r w:rsidR="00764992">
          <w:rPr>
            <w:rFonts w:ascii="Courier New" w:hAnsi="Courier New" w:cs="Courier New"/>
            <w:sz w:val="21"/>
            <w:szCs w:val="21"/>
          </w:rPr>
          <w:t xml:space="preserve"> I believe just need better understanding of what this is, </w:t>
        </w:r>
        <w:proofErr w:type="gramStart"/>
        <w:r w:rsidR="00764992">
          <w:rPr>
            <w:rFonts w:ascii="Courier New" w:hAnsi="Courier New" w:cs="Courier New"/>
            <w:sz w:val="21"/>
            <w:szCs w:val="21"/>
          </w:rPr>
          <w:t>especiall</w:t>
        </w:r>
      </w:ins>
      <w:ins w:id="66" w:author="jason fine" w:date="2026-05-07T12:02:00Z" w16du:dateUtc="2026-05-07T16:02:00Z">
        <w:r w:rsidR="00764992">
          <w:rPr>
            <w:rFonts w:ascii="Courier New" w:hAnsi="Courier New" w:cs="Courier New"/>
            <w:sz w:val="21"/>
            <w:szCs w:val="21"/>
          </w:rPr>
          <w:t>y as</w:t>
        </w:r>
        <w:proofErr w:type="gramEnd"/>
        <w:r w:rsidR="00764992">
          <w:rPr>
            <w:rFonts w:ascii="Courier New" w:hAnsi="Courier New" w:cs="Courier New"/>
            <w:sz w:val="21"/>
            <w:szCs w:val="21"/>
          </w:rPr>
          <w:t xml:space="preserve"> how would we know a downline payment is missing since they are not in our EDE or back office.</w:t>
        </w:r>
      </w:ins>
    </w:p>
    <w:p w14:paraId="4F2AE4C9"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Reconciliation Validation Panel</w:t>
      </w:r>
    </w:p>
    <w:p w14:paraId="3B97D9B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panel is trying to answer:</w:t>
      </w:r>
    </w:p>
    <w:p w14:paraId="4B894F5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the main payment logic tie out internally?</w:t>
      </w:r>
    </w:p>
    <w:p w14:paraId="6DB5F6C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Trusted parts:</w:t>
      </w:r>
    </w:p>
    <w:p w14:paraId="78C9FEC5"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Should Be Paid</w:t>
      </w:r>
    </w:p>
    <w:p w14:paraId="783FC5C5"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Paid Within Eligible</w:t>
      </w:r>
    </w:p>
    <w:p w14:paraId="419320A9"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Unpaid Policies</w:t>
      </w:r>
    </w:p>
    <w:p w14:paraId="4458C43E"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Difference</w:t>
      </w:r>
    </w:p>
    <w:p w14:paraId="1C6D57FE"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Unpaid Variance</w:t>
      </w:r>
    </w:p>
    <w:p w14:paraId="29D55A1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Diagnostic parts:</w:t>
      </w:r>
    </w:p>
    <w:p w14:paraId="78EE8570"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Raw Records</w:t>
      </w:r>
    </w:p>
    <w:p w14:paraId="71820C66"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Unique Member Keys</w:t>
      </w:r>
    </w:p>
    <w:p w14:paraId="2522A8DB"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Avg Records/Key</w:t>
      </w:r>
    </w:p>
    <w:p w14:paraId="3DB4A084" w14:textId="77777777" w:rsidR="00F33105" w:rsidRPr="00F33105" w:rsidRDefault="00F33105" w:rsidP="00F33105">
      <w:pPr>
        <w:numPr>
          <w:ilvl w:val="0"/>
          <w:numId w:val="166"/>
        </w:numPr>
        <w:rPr>
          <w:rFonts w:ascii="Courier New" w:hAnsi="Courier New" w:cs="Courier New"/>
          <w:sz w:val="21"/>
          <w:szCs w:val="21"/>
        </w:rPr>
      </w:pPr>
      <w:proofErr w:type="spellStart"/>
      <w:r w:rsidRPr="00F33105">
        <w:rPr>
          <w:rFonts w:ascii="Courier New" w:hAnsi="Courier New" w:cs="Courier New"/>
          <w:sz w:val="21"/>
          <w:szCs w:val="21"/>
        </w:rPr>
        <w:lastRenderedPageBreak/>
        <w:t>has_any_ede</w:t>
      </w:r>
      <w:proofErr w:type="spellEnd"/>
    </w:p>
    <w:p w14:paraId="557EC251"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persistent expected enrollment flags</w:t>
      </w:r>
    </w:p>
    <w:p w14:paraId="7AF17982"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persistent expected enrollment plus Back Office</w:t>
      </w:r>
    </w:p>
    <w:p w14:paraId="1CCF79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5E74CDFC" w14:textId="77777777" w:rsidR="00F33105" w:rsidRPr="00F33105" w:rsidRDefault="00F33105" w:rsidP="00F33105">
      <w:pPr>
        <w:numPr>
          <w:ilvl w:val="0"/>
          <w:numId w:val="167"/>
        </w:numPr>
        <w:rPr>
          <w:rFonts w:ascii="Courier New" w:hAnsi="Courier New" w:cs="Courier New"/>
          <w:sz w:val="21"/>
          <w:szCs w:val="21"/>
        </w:rPr>
      </w:pPr>
      <w:r w:rsidRPr="00F33105">
        <w:rPr>
          <w:rFonts w:ascii="Courier New" w:hAnsi="Courier New" w:cs="Courier New"/>
          <w:sz w:val="21"/>
          <w:szCs w:val="21"/>
        </w:rPr>
        <w:t>Some values are current scoped logic.</w:t>
      </w:r>
    </w:p>
    <w:p w14:paraId="420F1603" w14:textId="77777777" w:rsidR="00F33105" w:rsidRPr="00F33105" w:rsidRDefault="00F33105" w:rsidP="00F33105">
      <w:pPr>
        <w:numPr>
          <w:ilvl w:val="0"/>
          <w:numId w:val="167"/>
        </w:numPr>
        <w:rPr>
          <w:rFonts w:ascii="Courier New" w:hAnsi="Courier New" w:cs="Courier New"/>
          <w:sz w:val="21"/>
          <w:szCs w:val="21"/>
        </w:rPr>
      </w:pPr>
      <w:r w:rsidRPr="00F33105">
        <w:rPr>
          <w:rFonts w:ascii="Courier New" w:hAnsi="Courier New" w:cs="Courier New"/>
          <w:sz w:val="21"/>
          <w:szCs w:val="21"/>
        </w:rPr>
        <w:t>Some values are batch-wide diagnostics.</w:t>
      </w:r>
    </w:p>
    <w:p w14:paraId="57CC4648" w14:textId="77777777" w:rsidR="00F33105" w:rsidRPr="00F33105" w:rsidRDefault="00F33105" w:rsidP="00F33105">
      <w:pPr>
        <w:numPr>
          <w:ilvl w:val="0"/>
          <w:numId w:val="167"/>
        </w:numPr>
        <w:rPr>
          <w:rFonts w:ascii="Courier New" w:hAnsi="Courier New" w:cs="Courier New"/>
          <w:sz w:val="21"/>
          <w:szCs w:val="21"/>
        </w:rPr>
      </w:pPr>
      <w:r w:rsidRPr="00F33105">
        <w:rPr>
          <w:rFonts w:ascii="Courier New" w:hAnsi="Courier New" w:cs="Courier New"/>
          <w:sz w:val="21"/>
          <w:szCs w:val="21"/>
        </w:rPr>
        <w:t>Some values are persistent values from the last rebuild and may differ from current helper logic after rule changes.</w:t>
      </w:r>
    </w:p>
    <w:p w14:paraId="52B1262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71117284" w14:textId="05A3E44A" w:rsidR="00F33105" w:rsidRPr="00F33105" w:rsidRDefault="00F33105" w:rsidP="00F33105">
      <w:pPr>
        <w:numPr>
          <w:ilvl w:val="0"/>
          <w:numId w:val="168"/>
        </w:numPr>
        <w:rPr>
          <w:rFonts w:ascii="Courier New" w:hAnsi="Courier New" w:cs="Courier New"/>
          <w:sz w:val="21"/>
          <w:szCs w:val="21"/>
        </w:rPr>
      </w:pPr>
      <w:r w:rsidRPr="00F33105">
        <w:rPr>
          <w:rFonts w:ascii="Courier New" w:hAnsi="Courier New" w:cs="Courier New"/>
          <w:sz w:val="21"/>
          <w:szCs w:val="21"/>
        </w:rPr>
        <w:t xml:space="preserve">Should the diagnostic labels explicitly </w:t>
      </w:r>
      <w:proofErr w:type="gramStart"/>
      <w:r w:rsidRPr="00F33105">
        <w:rPr>
          <w:rFonts w:ascii="Courier New" w:hAnsi="Courier New" w:cs="Courier New"/>
          <w:sz w:val="21"/>
          <w:szCs w:val="21"/>
        </w:rPr>
        <w:t>say</w:t>
      </w:r>
      <w:proofErr w:type="gramEnd"/>
      <w:r w:rsidRPr="00F33105">
        <w:rPr>
          <w:rFonts w:ascii="Courier New" w:hAnsi="Courier New" w:cs="Courier New"/>
          <w:sz w:val="21"/>
          <w:szCs w:val="21"/>
        </w:rPr>
        <w:t xml:space="preserve"> "whole batch" or "persistent diagnostic"?</w:t>
      </w:r>
      <w:ins w:id="67" w:author="jason fine" w:date="2026-05-07T12:03:00Z" w16du:dateUtc="2026-05-07T16:03:00Z">
        <w:r w:rsidR="00764992">
          <w:rPr>
            <w:rFonts w:ascii="Courier New" w:hAnsi="Courier New" w:cs="Courier New"/>
            <w:sz w:val="21"/>
            <w:szCs w:val="21"/>
          </w:rPr>
          <w:t xml:space="preserve"> I need to better understand what th</w:t>
        </w:r>
      </w:ins>
      <w:ins w:id="68" w:author="jason fine" w:date="2026-05-07T12:04:00Z" w16du:dateUtc="2026-05-07T16:04:00Z">
        <w:r w:rsidR="00764992">
          <w:rPr>
            <w:rFonts w:ascii="Courier New" w:hAnsi="Courier New" w:cs="Courier New"/>
            <w:sz w:val="21"/>
            <w:szCs w:val="21"/>
          </w:rPr>
          <w:t xml:space="preserve">is means, </w:t>
        </w:r>
        <w:proofErr w:type="gramStart"/>
        <w:r w:rsidR="00764992">
          <w:rPr>
            <w:rFonts w:ascii="Courier New" w:hAnsi="Courier New" w:cs="Courier New"/>
            <w:sz w:val="21"/>
            <w:szCs w:val="21"/>
          </w:rPr>
          <w:t>lets</w:t>
        </w:r>
        <w:proofErr w:type="gramEnd"/>
        <w:r w:rsidR="00764992">
          <w:rPr>
            <w:rFonts w:ascii="Courier New" w:hAnsi="Courier New" w:cs="Courier New"/>
            <w:sz w:val="21"/>
            <w:szCs w:val="21"/>
          </w:rPr>
          <w:t xml:space="preserve"> discuss and why the two exist.</w:t>
        </w:r>
      </w:ins>
    </w:p>
    <w:p w14:paraId="456335AD"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Source Coverage Analysis</w:t>
      </w:r>
    </w:p>
    <w:p w14:paraId="0A0F144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section is trying to answer:</w:t>
      </w:r>
    </w:p>
    <w:p w14:paraId="7F89A6E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Where do rows exist across EDE, Back Office, and Commission?</w:t>
      </w:r>
    </w:p>
    <w:p w14:paraId="5ED403B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Cards:</w:t>
      </w:r>
    </w:p>
    <w:p w14:paraId="069E842E"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Fully Matched &amp; Paid</w:t>
      </w:r>
    </w:p>
    <w:p w14:paraId="0A419B40"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 xml:space="preserve">Paid but </w:t>
      </w:r>
      <w:proofErr w:type="gramStart"/>
      <w:r w:rsidRPr="00F33105">
        <w:rPr>
          <w:rFonts w:ascii="Courier New" w:hAnsi="Courier New" w:cs="Courier New"/>
          <w:sz w:val="21"/>
          <w:szCs w:val="21"/>
        </w:rPr>
        <w:t>Missing</w:t>
      </w:r>
      <w:proofErr w:type="gramEnd"/>
      <w:r w:rsidRPr="00F33105">
        <w:rPr>
          <w:rFonts w:ascii="Courier New" w:hAnsi="Courier New" w:cs="Courier New"/>
          <w:sz w:val="21"/>
          <w:szCs w:val="21"/>
        </w:rPr>
        <w:t xml:space="preserve"> from EDE</w:t>
      </w:r>
    </w:p>
    <w:p w14:paraId="11EDA51E"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Commission Statement Only</w:t>
      </w:r>
    </w:p>
    <w:p w14:paraId="64E43295"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Back Office Only (Not Paid)</w:t>
      </w:r>
    </w:p>
    <w:p w14:paraId="2175714C"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Unpaid Expected Policies</w:t>
      </w:r>
    </w:p>
    <w:p w14:paraId="31882B0E"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Total Paid (All Sources)</w:t>
      </w:r>
    </w:p>
    <w:p w14:paraId="4FE885A3"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Paid Outside Expected Universe</w:t>
      </w:r>
    </w:p>
    <w:p w14:paraId="265B97F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2E242E4" w14:textId="77777777" w:rsidR="00F33105" w:rsidRPr="00F33105" w:rsidRDefault="00F33105" w:rsidP="00F33105">
      <w:pPr>
        <w:numPr>
          <w:ilvl w:val="0"/>
          <w:numId w:val="170"/>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5D2CDBF9" w14:textId="77777777" w:rsidR="00F33105" w:rsidRPr="00F33105" w:rsidRDefault="00F33105" w:rsidP="00F33105">
      <w:pPr>
        <w:numPr>
          <w:ilvl w:val="0"/>
          <w:numId w:val="170"/>
        </w:numPr>
        <w:rPr>
          <w:rFonts w:ascii="Courier New" w:hAnsi="Courier New" w:cs="Courier New"/>
          <w:sz w:val="21"/>
          <w:szCs w:val="21"/>
        </w:rPr>
      </w:pPr>
      <w:r w:rsidRPr="00F33105">
        <w:rPr>
          <w:rFonts w:ascii="Courier New" w:hAnsi="Courier New" w:cs="Courier New"/>
          <w:sz w:val="21"/>
          <w:szCs w:val="21"/>
        </w:rPr>
        <w:t>Each card applies its own source-combination rule.</w:t>
      </w:r>
    </w:p>
    <w:p w14:paraId="1CFFD3A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1D683CC3" w14:textId="77777777" w:rsidR="00F33105" w:rsidRPr="00F33105" w:rsidRDefault="00F33105" w:rsidP="00F33105">
      <w:pPr>
        <w:numPr>
          <w:ilvl w:val="0"/>
          <w:numId w:val="171"/>
        </w:numPr>
        <w:rPr>
          <w:rFonts w:ascii="Courier New" w:hAnsi="Courier New" w:cs="Courier New"/>
          <w:sz w:val="21"/>
          <w:szCs w:val="21"/>
        </w:rPr>
      </w:pPr>
      <w:r w:rsidRPr="00F33105">
        <w:rPr>
          <w:rFonts w:ascii="Courier New" w:hAnsi="Courier New" w:cs="Courier New"/>
          <w:sz w:val="21"/>
          <w:szCs w:val="21"/>
        </w:rPr>
        <w:t>Not reliably.</w:t>
      </w:r>
    </w:p>
    <w:p w14:paraId="42EFBF0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02818176" w14:textId="77777777" w:rsidR="00F33105" w:rsidRPr="00F33105" w:rsidRDefault="00F33105" w:rsidP="00F33105">
      <w:pPr>
        <w:numPr>
          <w:ilvl w:val="0"/>
          <w:numId w:val="172"/>
        </w:numPr>
        <w:rPr>
          <w:rFonts w:ascii="Courier New" w:hAnsi="Courier New" w:cs="Courier New"/>
          <w:sz w:val="21"/>
          <w:szCs w:val="21"/>
        </w:rPr>
      </w:pPr>
      <w:r w:rsidRPr="00F33105">
        <w:rPr>
          <w:rFonts w:ascii="Courier New" w:hAnsi="Courier New" w:cs="Courier New"/>
          <w:sz w:val="21"/>
          <w:szCs w:val="21"/>
        </w:rPr>
        <w:lastRenderedPageBreak/>
        <w:t>These are broad source-diagnostic cards, not pure expected-enrollment cards.</w:t>
      </w:r>
    </w:p>
    <w:p w14:paraId="3D504BA2" w14:textId="77777777" w:rsidR="00F33105" w:rsidRPr="00F33105" w:rsidRDefault="00F33105" w:rsidP="00F33105">
      <w:pPr>
        <w:numPr>
          <w:ilvl w:val="0"/>
          <w:numId w:val="172"/>
        </w:numPr>
        <w:rPr>
          <w:rFonts w:ascii="Courier New" w:hAnsi="Courier New" w:cs="Courier New"/>
          <w:sz w:val="21"/>
          <w:szCs w:val="21"/>
        </w:rPr>
      </w:pPr>
      <w:r w:rsidRPr="00F33105">
        <w:rPr>
          <w:rFonts w:ascii="Courier New" w:hAnsi="Courier New" w:cs="Courier New"/>
          <w:sz w:val="21"/>
          <w:szCs w:val="21"/>
        </w:rPr>
        <w:t>They may include legacy, downline, blank-AOR, or paid-outside-EDE rows.</w:t>
      </w:r>
    </w:p>
    <w:p w14:paraId="4C724F6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585E2E0A" w14:textId="77777777" w:rsidR="00F33105" w:rsidRPr="00F33105" w:rsidRDefault="00F33105" w:rsidP="00F33105">
      <w:pPr>
        <w:numPr>
          <w:ilvl w:val="0"/>
          <w:numId w:val="173"/>
        </w:numPr>
        <w:rPr>
          <w:rFonts w:ascii="Courier New" w:hAnsi="Courier New" w:cs="Courier New"/>
          <w:sz w:val="21"/>
          <w:szCs w:val="21"/>
        </w:rPr>
      </w:pPr>
      <w:r w:rsidRPr="00F33105">
        <w:rPr>
          <w:rFonts w:ascii="Courier New" w:hAnsi="Courier New" w:cs="Courier New"/>
          <w:sz w:val="21"/>
          <w:szCs w:val="21"/>
        </w:rPr>
        <w:t>Should this stay as broad source coverage?</w:t>
      </w:r>
    </w:p>
    <w:p w14:paraId="301911DF" w14:textId="77777777" w:rsidR="00F33105" w:rsidRDefault="00F33105" w:rsidP="00F33105">
      <w:pPr>
        <w:numPr>
          <w:ilvl w:val="0"/>
          <w:numId w:val="173"/>
        </w:numPr>
        <w:rPr>
          <w:ins w:id="69" w:author="jason fine" w:date="2026-05-07T12:06:00Z" w16du:dateUtc="2026-05-07T16:06:00Z"/>
          <w:rFonts w:ascii="Courier New" w:hAnsi="Courier New" w:cs="Courier New"/>
          <w:sz w:val="21"/>
          <w:szCs w:val="21"/>
        </w:rPr>
      </w:pPr>
      <w:r w:rsidRPr="00F33105">
        <w:rPr>
          <w:rFonts w:ascii="Courier New" w:hAnsi="Courier New" w:cs="Courier New"/>
          <w:sz w:val="21"/>
          <w:szCs w:val="21"/>
        </w:rPr>
        <w:t>Or should it be split into scoped operational cards plus a separate whole-batch anomaly section?</w:t>
      </w:r>
    </w:p>
    <w:p w14:paraId="6A252138" w14:textId="606AFAFF" w:rsidR="00764992" w:rsidRPr="00F33105" w:rsidRDefault="00764992" w:rsidP="00F33105">
      <w:pPr>
        <w:numPr>
          <w:ilvl w:val="0"/>
          <w:numId w:val="173"/>
        </w:numPr>
        <w:rPr>
          <w:rFonts w:ascii="Courier New" w:hAnsi="Courier New" w:cs="Courier New"/>
          <w:sz w:val="21"/>
          <w:szCs w:val="21"/>
        </w:rPr>
      </w:pPr>
      <w:ins w:id="70" w:author="jason fine" w:date="2026-05-07T12:06:00Z" w16du:dateUtc="2026-05-07T16:06:00Z">
        <w:r>
          <w:rPr>
            <w:rFonts w:ascii="Courier New" w:hAnsi="Courier New" w:cs="Courier New"/>
            <w:sz w:val="21"/>
            <w:szCs w:val="21"/>
          </w:rPr>
          <w:t xml:space="preserve">- The correct option should separate </w:t>
        </w:r>
        <w:proofErr w:type="spellStart"/>
        <w:r>
          <w:rPr>
            <w:rFonts w:ascii="Courier New" w:hAnsi="Courier New" w:cs="Courier New"/>
            <w:sz w:val="21"/>
            <w:szCs w:val="21"/>
          </w:rPr>
          <w:t>Coveral</w:t>
        </w:r>
        <w:proofErr w:type="spellEnd"/>
        <w:r>
          <w:rPr>
            <w:rFonts w:ascii="Courier New" w:hAnsi="Courier New" w:cs="Courier New"/>
            <w:sz w:val="21"/>
            <w:szCs w:val="21"/>
          </w:rPr>
          <w:t xml:space="preserve"> &amp; Vix from downline/legacy AORs</w:t>
        </w:r>
      </w:ins>
      <w:ins w:id="71" w:author="jason fine" w:date="2026-05-07T12:07:00Z" w16du:dateUtc="2026-05-07T16:07:00Z">
        <w:r>
          <w:rPr>
            <w:rFonts w:ascii="Courier New" w:hAnsi="Courier New" w:cs="Courier New"/>
            <w:sz w:val="21"/>
            <w:szCs w:val="21"/>
          </w:rPr>
          <w:t xml:space="preserve">. </w:t>
        </w:r>
      </w:ins>
      <w:ins w:id="72" w:author="jason fine" w:date="2026-05-07T12:08:00Z" w16du:dateUtc="2026-05-07T16:08:00Z">
        <w:r>
          <w:rPr>
            <w:rFonts w:ascii="Courier New" w:hAnsi="Courier New" w:cs="Courier New"/>
            <w:sz w:val="21"/>
            <w:szCs w:val="21"/>
          </w:rPr>
          <w:t>It may be there but just not named well. It would be useful in being able to see in this panel breakout, if for example the paid but missing from EDE are tied to SBE enrol</w:t>
        </w:r>
      </w:ins>
      <w:ins w:id="73" w:author="jason fine" w:date="2026-05-07T12:09:00Z" w16du:dateUtc="2026-05-07T16:09:00Z">
        <w:r>
          <w:rPr>
            <w:rFonts w:ascii="Courier New" w:hAnsi="Courier New" w:cs="Courier New"/>
            <w:sz w:val="21"/>
            <w:szCs w:val="21"/>
          </w:rPr>
          <w:t>lments or appear to be a Coverall AOR the auto-renewed but not rewritten in EDE (this could happen with Becky Shuta, and would likely show as in back office, not in EDE, which might be captured i</w:t>
        </w:r>
      </w:ins>
      <w:ins w:id="74" w:author="jason fine" w:date="2026-05-07T12:10:00Z" w16du:dateUtc="2026-05-07T16:10:00Z">
        <w:r>
          <w:rPr>
            <w:rFonts w:ascii="Courier New" w:hAnsi="Courier New" w:cs="Courier New"/>
            <w:sz w:val="21"/>
            <w:szCs w:val="21"/>
          </w:rPr>
          <w:t>n the missing from EDE bucket as well). Ask for clarity.</w:t>
        </w:r>
      </w:ins>
    </w:p>
    <w:p w14:paraId="4CCF627D"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Exception Summary</w:t>
      </w:r>
    </w:p>
    <w:p w14:paraId="4B02446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section is trying to answer:</w:t>
      </w:r>
    </w:p>
    <w:p w14:paraId="3106177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rows fall into each issue type?</w:t>
      </w:r>
    </w:p>
    <w:p w14:paraId="51BE8B4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15F28108" w14:textId="77777777" w:rsidR="00F33105" w:rsidRPr="00F33105" w:rsidRDefault="00F33105" w:rsidP="00F33105">
      <w:pPr>
        <w:numPr>
          <w:ilvl w:val="0"/>
          <w:numId w:val="174"/>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134CE002" w14:textId="77777777" w:rsidR="00F33105" w:rsidRPr="00F33105" w:rsidRDefault="00F33105" w:rsidP="00F33105">
      <w:pPr>
        <w:numPr>
          <w:ilvl w:val="0"/>
          <w:numId w:val="174"/>
        </w:numPr>
        <w:rPr>
          <w:rFonts w:ascii="Courier New" w:hAnsi="Courier New" w:cs="Courier New"/>
          <w:sz w:val="21"/>
          <w:szCs w:val="21"/>
        </w:rPr>
      </w:pPr>
      <w:r w:rsidRPr="00F33105">
        <w:rPr>
          <w:rFonts w:ascii="Courier New" w:hAnsi="Courier New" w:cs="Courier New"/>
          <w:sz w:val="21"/>
          <w:szCs w:val="21"/>
        </w:rPr>
        <w:t>Grouped by issue type.</w:t>
      </w:r>
    </w:p>
    <w:p w14:paraId="073A66E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6689510D" w14:textId="77777777" w:rsidR="00F33105" w:rsidRPr="00F33105" w:rsidRDefault="00F33105" w:rsidP="00F33105">
      <w:pPr>
        <w:numPr>
          <w:ilvl w:val="0"/>
          <w:numId w:val="175"/>
        </w:numPr>
        <w:rPr>
          <w:rFonts w:ascii="Courier New" w:hAnsi="Courier New" w:cs="Courier New"/>
          <w:sz w:val="21"/>
          <w:szCs w:val="21"/>
        </w:rPr>
      </w:pPr>
      <w:r w:rsidRPr="00F33105">
        <w:rPr>
          <w:rFonts w:ascii="Courier New" w:hAnsi="Courier New" w:cs="Courier New"/>
          <w:sz w:val="21"/>
          <w:szCs w:val="21"/>
        </w:rPr>
        <w:t>Not reliably.</w:t>
      </w:r>
    </w:p>
    <w:p w14:paraId="3CF749F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75DD9EA9" w14:textId="77777777" w:rsidR="00F33105" w:rsidRPr="00F33105" w:rsidRDefault="00F33105" w:rsidP="00F33105">
      <w:pPr>
        <w:numPr>
          <w:ilvl w:val="0"/>
          <w:numId w:val="176"/>
        </w:numPr>
        <w:rPr>
          <w:rFonts w:ascii="Courier New" w:hAnsi="Courier New" w:cs="Courier New"/>
          <w:sz w:val="21"/>
          <w:szCs w:val="21"/>
        </w:rPr>
      </w:pPr>
      <w:r w:rsidRPr="00F33105">
        <w:rPr>
          <w:rFonts w:ascii="Courier New" w:hAnsi="Courier New" w:cs="Courier New"/>
          <w:sz w:val="21"/>
          <w:szCs w:val="21"/>
        </w:rPr>
        <w:t>Dashboard Exception Summary may not match the Exceptions page if the page uses a different scope.</w:t>
      </w:r>
    </w:p>
    <w:p w14:paraId="521CA4F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FF277D2" w14:textId="77777777" w:rsidR="00F33105" w:rsidRPr="00F33105" w:rsidRDefault="00F33105" w:rsidP="00F33105">
      <w:pPr>
        <w:numPr>
          <w:ilvl w:val="0"/>
          <w:numId w:val="177"/>
        </w:numPr>
        <w:rPr>
          <w:rFonts w:ascii="Courier New" w:hAnsi="Courier New" w:cs="Courier New"/>
          <w:sz w:val="21"/>
          <w:szCs w:val="21"/>
        </w:rPr>
      </w:pPr>
      <w:r w:rsidRPr="00F33105">
        <w:rPr>
          <w:rFonts w:ascii="Courier New" w:hAnsi="Courier New" w:cs="Courier New"/>
          <w:sz w:val="21"/>
          <w:szCs w:val="21"/>
        </w:rPr>
        <w:t>Should exceptions be scoped to the Dashboard dropdown?</w:t>
      </w:r>
    </w:p>
    <w:p w14:paraId="03EB7B13" w14:textId="77777777" w:rsidR="00F33105" w:rsidRDefault="00F33105" w:rsidP="00F33105">
      <w:pPr>
        <w:numPr>
          <w:ilvl w:val="0"/>
          <w:numId w:val="177"/>
        </w:numPr>
        <w:rPr>
          <w:ins w:id="75" w:author="jason fine" w:date="2026-05-07T12:11:00Z" w16du:dateUtc="2026-05-07T16:11:00Z"/>
          <w:rFonts w:ascii="Courier New" w:hAnsi="Courier New" w:cs="Courier New"/>
          <w:sz w:val="21"/>
          <w:szCs w:val="21"/>
        </w:rPr>
      </w:pPr>
      <w:r w:rsidRPr="00F33105">
        <w:rPr>
          <w:rFonts w:ascii="Courier New" w:hAnsi="Courier New" w:cs="Courier New"/>
          <w:sz w:val="21"/>
          <w:szCs w:val="21"/>
        </w:rPr>
        <w:t xml:space="preserve">Or should exceptions be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 xml:space="preserve"> unless a separate scope is selected?</w:t>
      </w:r>
    </w:p>
    <w:p w14:paraId="75BE89E8" w14:textId="7CEF6F86" w:rsidR="00AC331C" w:rsidRPr="00F33105" w:rsidRDefault="00AC331C" w:rsidP="00F33105">
      <w:pPr>
        <w:numPr>
          <w:ilvl w:val="0"/>
          <w:numId w:val="177"/>
        </w:numPr>
        <w:rPr>
          <w:rFonts w:ascii="Courier New" w:hAnsi="Courier New" w:cs="Courier New"/>
          <w:sz w:val="21"/>
          <w:szCs w:val="21"/>
        </w:rPr>
      </w:pPr>
      <w:ins w:id="76" w:author="jason fine" w:date="2026-05-07T12:11:00Z" w16du:dateUtc="2026-05-07T16:11:00Z">
        <w:r>
          <w:rPr>
            <w:rFonts w:ascii="Courier New" w:hAnsi="Courier New" w:cs="Courier New"/>
            <w:sz w:val="21"/>
            <w:szCs w:val="21"/>
          </w:rPr>
          <w:t xml:space="preserve">I believe </w:t>
        </w:r>
        <w:proofErr w:type="gramStart"/>
        <w:r>
          <w:rPr>
            <w:rFonts w:ascii="Courier New" w:hAnsi="Courier New" w:cs="Courier New"/>
            <w:sz w:val="21"/>
            <w:szCs w:val="21"/>
          </w:rPr>
          <w:t>best</w:t>
        </w:r>
        <w:proofErr w:type="gramEnd"/>
        <w:r>
          <w:rPr>
            <w:rFonts w:ascii="Courier New" w:hAnsi="Courier New" w:cs="Courier New"/>
            <w:sz w:val="21"/>
            <w:szCs w:val="21"/>
          </w:rPr>
          <w:t xml:space="preserve"> if scoped to dashboard dropdown. I also note that the paid but missing from EDE summary here</w:t>
        </w:r>
      </w:ins>
      <w:ins w:id="77" w:author="jason fine" w:date="2026-05-07T12:12:00Z" w16du:dateUtc="2026-05-07T16:12:00Z">
        <w:r>
          <w:rPr>
            <w:rFonts w:ascii="Courier New" w:hAnsi="Courier New" w:cs="Courier New"/>
            <w:sz w:val="21"/>
            <w:szCs w:val="21"/>
          </w:rPr>
          <w:t xml:space="preserve"> shows 128 (February 2026 filter) but the Paid but missing from EDE card in Source Coverage </w:t>
        </w:r>
        <w:r>
          <w:rPr>
            <w:rFonts w:ascii="Courier New" w:hAnsi="Courier New" w:cs="Courier New"/>
            <w:sz w:val="21"/>
            <w:szCs w:val="21"/>
          </w:rPr>
          <w:lastRenderedPageBreak/>
          <w:t>Analysis reads 56</w:t>
        </w:r>
      </w:ins>
      <w:ins w:id="78" w:author="jason fine" w:date="2026-05-07T12:13:00Z" w16du:dateUtc="2026-05-07T16:13:00Z">
        <w:r>
          <w:rPr>
            <w:rFonts w:ascii="Courier New" w:hAnsi="Courier New" w:cs="Courier New"/>
            <w:sz w:val="21"/>
            <w:szCs w:val="21"/>
          </w:rPr>
          <w:t xml:space="preserve">. I think it may be a labeling issue, whereas one definition states members exist in Ambetter but missing from EDE while </w:t>
        </w:r>
        <w:proofErr w:type="gramStart"/>
        <w:r>
          <w:rPr>
            <w:rFonts w:ascii="Courier New" w:hAnsi="Courier New" w:cs="Courier New"/>
            <w:sz w:val="21"/>
            <w:szCs w:val="21"/>
          </w:rPr>
          <w:t>other says</w:t>
        </w:r>
        <w:proofErr w:type="gramEnd"/>
        <w:r>
          <w:rPr>
            <w:rFonts w:ascii="Courier New" w:hAnsi="Courier New" w:cs="Courier New"/>
            <w:sz w:val="21"/>
            <w:szCs w:val="21"/>
          </w:rPr>
          <w:t xml:space="preserve"> paid on commission statement and not in </w:t>
        </w:r>
        <w:proofErr w:type="spellStart"/>
        <w:r>
          <w:rPr>
            <w:rFonts w:ascii="Courier New" w:hAnsi="Courier New" w:cs="Courier New"/>
            <w:sz w:val="21"/>
            <w:szCs w:val="21"/>
          </w:rPr>
          <w:t>ede</w:t>
        </w:r>
        <w:proofErr w:type="spellEnd"/>
        <w:r>
          <w:rPr>
            <w:rFonts w:ascii="Courier New" w:hAnsi="Courier New" w:cs="Courier New"/>
            <w:sz w:val="21"/>
            <w:szCs w:val="21"/>
          </w:rPr>
          <w:t xml:space="preserve"> w/o refer</w:t>
        </w:r>
      </w:ins>
      <w:ins w:id="79" w:author="jason fine" w:date="2026-05-07T12:14:00Z" w16du:dateUtc="2026-05-07T16:14:00Z">
        <w:r>
          <w:rPr>
            <w:rFonts w:ascii="Courier New" w:hAnsi="Courier New" w:cs="Courier New"/>
            <w:sz w:val="21"/>
            <w:szCs w:val="21"/>
          </w:rPr>
          <w:t xml:space="preserve">ence to Ambetter. Both may be useful depending upon what was contemplated and just require renaming. </w:t>
        </w:r>
      </w:ins>
    </w:p>
    <w:p w14:paraId="7BDD3BD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Manual Match Review</w:t>
      </w:r>
    </w:p>
    <w:p w14:paraId="714D092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page is trying to answer:</w:t>
      </w:r>
    </w:p>
    <w:p w14:paraId="3364446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Which weak Back Office matches need human review?</w:t>
      </w:r>
    </w:p>
    <w:p w14:paraId="28A00DC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1F3DBBFA" w14:textId="77777777" w:rsidR="00F33105" w:rsidRPr="00F33105" w:rsidRDefault="00F33105" w:rsidP="00F33105">
      <w:pPr>
        <w:numPr>
          <w:ilvl w:val="0"/>
          <w:numId w:val="178"/>
        </w:numPr>
        <w:rPr>
          <w:rFonts w:ascii="Courier New" w:hAnsi="Courier New" w:cs="Courier New"/>
          <w:sz w:val="21"/>
          <w:szCs w:val="21"/>
        </w:rPr>
      </w:pPr>
      <w:r w:rsidRPr="00F33105">
        <w:rPr>
          <w:rFonts w:ascii="Courier New" w:hAnsi="Courier New" w:cs="Courier New"/>
          <w:sz w:val="21"/>
          <w:szCs w:val="21"/>
        </w:rPr>
        <w:t>Expected enrollment members missing a strict Back Office match.</w:t>
      </w:r>
    </w:p>
    <w:p w14:paraId="1E612523" w14:textId="77777777" w:rsidR="00F33105" w:rsidRPr="00F33105" w:rsidRDefault="00F33105" w:rsidP="00F33105">
      <w:pPr>
        <w:numPr>
          <w:ilvl w:val="0"/>
          <w:numId w:val="178"/>
        </w:numPr>
        <w:rPr>
          <w:rFonts w:ascii="Courier New" w:hAnsi="Courier New" w:cs="Courier New"/>
          <w:sz w:val="21"/>
          <w:szCs w:val="21"/>
        </w:rPr>
      </w:pPr>
      <w:r w:rsidRPr="00F33105">
        <w:rPr>
          <w:rFonts w:ascii="Courier New" w:hAnsi="Courier New" w:cs="Courier New"/>
          <w:sz w:val="21"/>
          <w:szCs w:val="21"/>
        </w:rPr>
        <w:t>Likely Back Office match exists.</w:t>
      </w:r>
    </w:p>
    <w:p w14:paraId="0FDA75DA" w14:textId="77777777" w:rsidR="00F33105" w:rsidRPr="00F33105" w:rsidRDefault="00F33105" w:rsidP="00F33105">
      <w:pPr>
        <w:numPr>
          <w:ilvl w:val="0"/>
          <w:numId w:val="178"/>
        </w:numPr>
        <w:rPr>
          <w:rFonts w:ascii="Courier New" w:hAnsi="Courier New" w:cs="Courier New"/>
          <w:sz w:val="21"/>
          <w:szCs w:val="21"/>
        </w:rPr>
      </w:pPr>
      <w:r w:rsidRPr="00F33105">
        <w:rPr>
          <w:rFonts w:ascii="Courier New" w:hAnsi="Courier New" w:cs="Courier New"/>
          <w:sz w:val="21"/>
          <w:szCs w:val="21"/>
        </w:rPr>
        <w:t>Not confirmed or rejected yet.</w:t>
      </w:r>
    </w:p>
    <w:p w14:paraId="4AE7E04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3C939A1F" w14:textId="77777777" w:rsidR="00F33105" w:rsidRPr="00F33105" w:rsidRDefault="00F33105" w:rsidP="00F33105">
      <w:pPr>
        <w:numPr>
          <w:ilvl w:val="0"/>
          <w:numId w:val="179"/>
        </w:numPr>
        <w:rPr>
          <w:rFonts w:ascii="Courier New" w:hAnsi="Courier New" w:cs="Courier New"/>
          <w:sz w:val="21"/>
          <w:szCs w:val="21"/>
        </w:rPr>
      </w:pPr>
      <w:r w:rsidRPr="00F33105">
        <w:rPr>
          <w:rFonts w:ascii="Courier New" w:hAnsi="Courier New" w:cs="Courier New"/>
          <w:sz w:val="21"/>
          <w:szCs w:val="21"/>
        </w:rPr>
        <w:t>These are not necessarily missing policies. They are likely identity/join issues.</w:t>
      </w:r>
    </w:p>
    <w:p w14:paraId="058C760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78997B94" w14:textId="77777777" w:rsidR="00F33105" w:rsidRPr="00F33105" w:rsidRDefault="00F33105" w:rsidP="00F33105">
      <w:pPr>
        <w:numPr>
          <w:ilvl w:val="0"/>
          <w:numId w:val="180"/>
        </w:numPr>
        <w:rPr>
          <w:rFonts w:ascii="Courier New" w:hAnsi="Courier New" w:cs="Courier New"/>
          <w:sz w:val="21"/>
          <w:szCs w:val="21"/>
        </w:rPr>
      </w:pPr>
      <w:r w:rsidRPr="00F33105">
        <w:rPr>
          <w:rFonts w:ascii="Courier New" w:hAnsi="Courier New" w:cs="Courier New"/>
          <w:sz w:val="21"/>
          <w:szCs w:val="21"/>
        </w:rPr>
        <w:t>No major business decision identified. The workflow now appears aligned with the Dashboard weak-match count.</w:t>
      </w:r>
    </w:p>
    <w:p w14:paraId="3326D91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Missing Commission Export</w:t>
      </w:r>
    </w:p>
    <w:p w14:paraId="74626E9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page is trying to answer:</w:t>
      </w:r>
    </w:p>
    <w:p w14:paraId="7F38812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Which unpaid policies should be exported for carrier follow-up?</w:t>
      </w:r>
    </w:p>
    <w:p w14:paraId="35BF6BF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0B9CCE00" w14:textId="77777777" w:rsidR="00F33105" w:rsidRPr="00F33105" w:rsidRDefault="00F33105" w:rsidP="00F33105">
      <w:pPr>
        <w:numPr>
          <w:ilvl w:val="0"/>
          <w:numId w:val="181"/>
        </w:numPr>
        <w:rPr>
          <w:rFonts w:ascii="Courier New" w:hAnsi="Courier New" w:cs="Courier New"/>
          <w:sz w:val="21"/>
          <w:szCs w:val="21"/>
        </w:rPr>
      </w:pPr>
      <w:r w:rsidRPr="00F33105">
        <w:rPr>
          <w:rFonts w:ascii="Courier New" w:hAnsi="Courier New" w:cs="Courier New"/>
          <w:sz w:val="21"/>
          <w:szCs w:val="21"/>
        </w:rPr>
        <w:t>Members from the same unpaid eligible cohort as the Dashboard Unpaid Policies card.</w:t>
      </w:r>
    </w:p>
    <w:p w14:paraId="19979A7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680E61A2" w14:textId="77777777" w:rsidR="00F33105" w:rsidRPr="00F33105" w:rsidRDefault="00F33105" w:rsidP="00F33105">
      <w:pPr>
        <w:numPr>
          <w:ilvl w:val="0"/>
          <w:numId w:val="182"/>
        </w:numPr>
        <w:rPr>
          <w:rFonts w:ascii="Courier New" w:hAnsi="Courier New" w:cs="Courier New"/>
          <w:sz w:val="21"/>
          <w:szCs w:val="21"/>
        </w:rPr>
      </w:pPr>
      <w:r w:rsidRPr="00F33105">
        <w:rPr>
          <w:rFonts w:ascii="Courier New" w:hAnsi="Courier New" w:cs="Courier New"/>
          <w:sz w:val="21"/>
          <w:szCs w:val="21"/>
        </w:rPr>
        <w:t>The row count should align with Unpaid Policies.</w:t>
      </w:r>
    </w:p>
    <w:p w14:paraId="0AC474D9" w14:textId="77777777" w:rsidR="00F33105" w:rsidRPr="00F33105" w:rsidRDefault="00F33105" w:rsidP="00F33105">
      <w:pPr>
        <w:numPr>
          <w:ilvl w:val="0"/>
          <w:numId w:val="182"/>
        </w:numPr>
        <w:rPr>
          <w:rFonts w:ascii="Courier New" w:hAnsi="Courier New" w:cs="Courier New"/>
          <w:sz w:val="21"/>
          <w:szCs w:val="21"/>
        </w:rPr>
      </w:pPr>
      <w:r w:rsidRPr="00F33105">
        <w:rPr>
          <w:rFonts w:ascii="Courier New" w:hAnsi="Courier New" w:cs="Courier New"/>
          <w:sz w:val="21"/>
          <w:szCs w:val="21"/>
        </w:rPr>
        <w:t>The dollar estimate may not align with Est. Missing Commission until that card's source is decided.</w:t>
      </w:r>
    </w:p>
    <w:p w14:paraId="2DC35903"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3A3A9A10" w14:textId="0B740104" w:rsidR="00F33105" w:rsidRPr="00F33105" w:rsidRDefault="00F33105" w:rsidP="00F33105">
      <w:pPr>
        <w:numPr>
          <w:ilvl w:val="0"/>
          <w:numId w:val="183"/>
        </w:numPr>
        <w:rPr>
          <w:rFonts w:ascii="Courier New" w:hAnsi="Courier New" w:cs="Courier New"/>
          <w:sz w:val="21"/>
          <w:szCs w:val="21"/>
        </w:rPr>
      </w:pPr>
      <w:r w:rsidRPr="00F33105">
        <w:rPr>
          <w:rFonts w:ascii="Courier New" w:hAnsi="Courier New" w:cs="Courier New"/>
          <w:sz w:val="21"/>
          <w:szCs w:val="21"/>
        </w:rPr>
        <w:t>Should Est. Missing Commission use the same dollar calculation as this export?</w:t>
      </w:r>
      <w:ins w:id="80" w:author="jason fine" w:date="2026-05-07T12:15:00Z" w16du:dateUtc="2026-05-07T16:15:00Z">
        <w:r w:rsidR="00AC331C">
          <w:rPr>
            <w:rFonts w:ascii="Courier New" w:hAnsi="Courier New" w:cs="Courier New"/>
            <w:sz w:val="21"/>
            <w:szCs w:val="21"/>
          </w:rPr>
          <w:t xml:space="preserve"> - Yes</w:t>
        </w:r>
      </w:ins>
    </w:p>
    <w:p w14:paraId="753526B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Jason Decision List</w:t>
      </w:r>
    </w:p>
    <w:p w14:paraId="131AF839"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lastRenderedPageBreak/>
        <w:t xml:space="preserve">Should Source Funnel be scoped, or clearly labeled/moved as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w:t>
      </w:r>
    </w:p>
    <w:p w14:paraId="0CB16FF6"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Source Coverage remain broad source diagnostics, or become stricter scoped metrics?</w:t>
      </w:r>
    </w:p>
    <w:p w14:paraId="0E20EE43"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Est. Missing Commission come from the official unpaid recovery list?</w:t>
      </w:r>
    </w:p>
    <w:p w14:paraId="2061352B"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the 5 junk/downline AOR missing-dollar rows become an exception queue item?</w:t>
      </w:r>
    </w:p>
    <w:p w14:paraId="4C416845"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Allen/Hantz/Scott stay in Downline/Override, or get a separate Coverall-owned legacy/downline bucket?</w:t>
      </w:r>
    </w:p>
    <w:p w14:paraId="0449FB02"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the UI explicitly explain that Vix overlaps with Coverall for enrollment-style cards?</w:t>
      </w:r>
    </w:p>
    <w:p w14:paraId="252F2A55"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 xml:space="preserve">Should Dashboard exceptions match the selected scope, or be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w:t>
      </w:r>
    </w:p>
    <w:p w14:paraId="1D77D7F9"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enrollment cards and eligible/payment cards use the same Vix definition?</w:t>
      </w:r>
    </w:p>
    <w:p w14:paraId="19A51DD0"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the Coverall-owned writing NPN list remain audit-only, or feed visible classification?</w:t>
      </w:r>
    </w:p>
    <w:p w14:paraId="6E756A6F" w14:textId="77777777" w:rsidR="00F33105" w:rsidRPr="00F33105" w:rsidRDefault="00F33105" w:rsidP="00F33105">
      <w:pPr>
        <w:numPr>
          <w:ilvl w:val="0"/>
          <w:numId w:val="185"/>
        </w:numPr>
        <w:rPr>
          <w:rFonts w:ascii="Courier New" w:hAnsi="Courier New" w:cs="Courier New"/>
          <w:sz w:val="21"/>
          <w:szCs w:val="21"/>
        </w:rPr>
      </w:pPr>
      <w:r w:rsidRPr="00F33105">
        <w:rPr>
          <w:rFonts w:ascii="Courier New" w:hAnsi="Courier New" w:cs="Courier New"/>
          <w:sz w:val="21"/>
          <w:szCs w:val="21"/>
        </w:rPr>
        <w:t>Should debug labels explicitly say whole-batch or persistent diagnostic?</w:t>
      </w:r>
    </w:p>
    <w:p w14:paraId="2981152B" w14:textId="77777777" w:rsidR="00F33105" w:rsidRPr="00F33105" w:rsidRDefault="00F33105" w:rsidP="00F33105">
      <w:pPr>
        <w:numPr>
          <w:ilvl w:val="0"/>
          <w:numId w:val="185"/>
        </w:numPr>
        <w:rPr>
          <w:rFonts w:ascii="Courier New" w:hAnsi="Courier New" w:cs="Courier New"/>
          <w:sz w:val="21"/>
          <w:szCs w:val="21"/>
        </w:rPr>
      </w:pPr>
      <w:r w:rsidRPr="00F33105">
        <w:rPr>
          <w:rFonts w:ascii="Courier New" w:hAnsi="Courier New" w:cs="Courier New"/>
          <w:sz w:val="21"/>
          <w:szCs w:val="21"/>
        </w:rPr>
        <w:t>Should we continue refactoring the current Dashboard, or rebuild the Dashboard after these definitions are approved?</w:t>
      </w:r>
    </w:p>
    <w:p w14:paraId="5815DB60"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Review Instructions for Jason</w:t>
      </w:r>
    </w:p>
    <w:p w14:paraId="598DDA0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For each card, you do not need to review the code. Just answer:</w:t>
      </w:r>
    </w:p>
    <w:p w14:paraId="31F20474"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Does this card mean what I think it means?</w:t>
      </w:r>
    </w:p>
    <w:p w14:paraId="2CA19BAD"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Is anyone included who should not be?</w:t>
      </w:r>
    </w:p>
    <w:p w14:paraId="4EDE04E7"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Is anyone excluded who should count?</w:t>
      </w:r>
    </w:p>
    <w:p w14:paraId="366EEF94"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Would this confuse an operator?</w:t>
      </w:r>
    </w:p>
    <w:p w14:paraId="58E9DC8D"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Does the label need to change?</w:t>
      </w:r>
    </w:p>
    <w:p w14:paraId="1EBEFA9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After those answers are written down, this document can become the business contract for Lovable/Codex/Claude before more Dashboard work.</w:t>
      </w:r>
    </w:p>
    <w:p w14:paraId="188E7BF5" w14:textId="77777777" w:rsidR="0019389B" w:rsidRPr="00F33105" w:rsidRDefault="0019389B" w:rsidP="00F33105"/>
    <w:sectPr w:rsidR="0019389B" w:rsidRPr="00F33105" w:rsidSect="0019389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243"/>
    <w:multiLevelType w:val="multilevel"/>
    <w:tmpl w:val="A280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705D5"/>
    <w:multiLevelType w:val="multilevel"/>
    <w:tmpl w:val="FBE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C54BD"/>
    <w:multiLevelType w:val="multilevel"/>
    <w:tmpl w:val="4DD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1049C"/>
    <w:multiLevelType w:val="multilevel"/>
    <w:tmpl w:val="2E5A9C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77AE8"/>
    <w:multiLevelType w:val="multilevel"/>
    <w:tmpl w:val="B912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E118E"/>
    <w:multiLevelType w:val="multilevel"/>
    <w:tmpl w:val="6E4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A1192"/>
    <w:multiLevelType w:val="multilevel"/>
    <w:tmpl w:val="6B4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D38E5"/>
    <w:multiLevelType w:val="multilevel"/>
    <w:tmpl w:val="E84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467F7F"/>
    <w:multiLevelType w:val="multilevel"/>
    <w:tmpl w:val="E20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5705AA"/>
    <w:multiLevelType w:val="multilevel"/>
    <w:tmpl w:val="ED6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784D5E"/>
    <w:multiLevelType w:val="multilevel"/>
    <w:tmpl w:val="A6BE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97120"/>
    <w:multiLevelType w:val="multilevel"/>
    <w:tmpl w:val="36D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783F6B"/>
    <w:multiLevelType w:val="multilevel"/>
    <w:tmpl w:val="4DD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DC2ADA"/>
    <w:multiLevelType w:val="multilevel"/>
    <w:tmpl w:val="2B6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973719"/>
    <w:multiLevelType w:val="multilevel"/>
    <w:tmpl w:val="080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A11206"/>
    <w:multiLevelType w:val="multilevel"/>
    <w:tmpl w:val="329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E172DA"/>
    <w:multiLevelType w:val="multilevel"/>
    <w:tmpl w:val="D94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047F6D"/>
    <w:multiLevelType w:val="multilevel"/>
    <w:tmpl w:val="B9E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AD6A9A"/>
    <w:multiLevelType w:val="multilevel"/>
    <w:tmpl w:val="CF7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01AB3"/>
    <w:multiLevelType w:val="multilevel"/>
    <w:tmpl w:val="F0B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63767C"/>
    <w:multiLevelType w:val="multilevel"/>
    <w:tmpl w:val="8AC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A563A2"/>
    <w:multiLevelType w:val="multilevel"/>
    <w:tmpl w:val="02CC8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025AC"/>
    <w:multiLevelType w:val="multilevel"/>
    <w:tmpl w:val="D52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1B5E6E"/>
    <w:multiLevelType w:val="multilevel"/>
    <w:tmpl w:val="DED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A2209F"/>
    <w:multiLevelType w:val="hybridMultilevel"/>
    <w:tmpl w:val="4F607616"/>
    <w:lvl w:ilvl="0" w:tplc="24948BC4">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FA5F23"/>
    <w:multiLevelType w:val="multilevel"/>
    <w:tmpl w:val="322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0F0C47"/>
    <w:multiLevelType w:val="multilevel"/>
    <w:tmpl w:val="79C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754779"/>
    <w:multiLevelType w:val="multilevel"/>
    <w:tmpl w:val="42C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65476D"/>
    <w:multiLevelType w:val="multilevel"/>
    <w:tmpl w:val="DEA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8924B8"/>
    <w:multiLevelType w:val="multilevel"/>
    <w:tmpl w:val="A42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C34B21"/>
    <w:multiLevelType w:val="multilevel"/>
    <w:tmpl w:val="DEF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D62021"/>
    <w:multiLevelType w:val="multilevel"/>
    <w:tmpl w:val="7C6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1A3352"/>
    <w:multiLevelType w:val="multilevel"/>
    <w:tmpl w:val="1536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A16306"/>
    <w:multiLevelType w:val="multilevel"/>
    <w:tmpl w:val="502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A02583"/>
    <w:multiLevelType w:val="multilevel"/>
    <w:tmpl w:val="845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A72C43"/>
    <w:multiLevelType w:val="multilevel"/>
    <w:tmpl w:val="9BD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07DC8"/>
    <w:multiLevelType w:val="multilevel"/>
    <w:tmpl w:val="5FB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5076E4"/>
    <w:multiLevelType w:val="multilevel"/>
    <w:tmpl w:val="A99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DD7FE9"/>
    <w:multiLevelType w:val="multilevel"/>
    <w:tmpl w:val="C6C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A57286"/>
    <w:multiLevelType w:val="multilevel"/>
    <w:tmpl w:val="C34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821C59"/>
    <w:multiLevelType w:val="multilevel"/>
    <w:tmpl w:val="8E7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BD0D6F"/>
    <w:multiLevelType w:val="multilevel"/>
    <w:tmpl w:val="222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472968"/>
    <w:multiLevelType w:val="multilevel"/>
    <w:tmpl w:val="848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4B3E59"/>
    <w:multiLevelType w:val="multilevel"/>
    <w:tmpl w:val="53A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0E6C98"/>
    <w:multiLevelType w:val="multilevel"/>
    <w:tmpl w:val="B5F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3A7E0A"/>
    <w:multiLevelType w:val="multilevel"/>
    <w:tmpl w:val="36C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4044F2"/>
    <w:multiLevelType w:val="multilevel"/>
    <w:tmpl w:val="8DB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E50F2F"/>
    <w:multiLevelType w:val="multilevel"/>
    <w:tmpl w:val="50F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F040CB"/>
    <w:multiLevelType w:val="multilevel"/>
    <w:tmpl w:val="E14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DF3341E"/>
    <w:multiLevelType w:val="multilevel"/>
    <w:tmpl w:val="41C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FF0042"/>
    <w:multiLevelType w:val="multilevel"/>
    <w:tmpl w:val="21A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D4327F"/>
    <w:multiLevelType w:val="multilevel"/>
    <w:tmpl w:val="F016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F81796"/>
    <w:multiLevelType w:val="multilevel"/>
    <w:tmpl w:val="3A6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495561"/>
    <w:multiLevelType w:val="multilevel"/>
    <w:tmpl w:val="661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1273D6"/>
    <w:multiLevelType w:val="multilevel"/>
    <w:tmpl w:val="54A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26614A"/>
    <w:multiLevelType w:val="multilevel"/>
    <w:tmpl w:val="263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590288"/>
    <w:multiLevelType w:val="multilevel"/>
    <w:tmpl w:val="95E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A10019"/>
    <w:multiLevelType w:val="multilevel"/>
    <w:tmpl w:val="FD1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F477E3"/>
    <w:multiLevelType w:val="multilevel"/>
    <w:tmpl w:val="00E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935D93"/>
    <w:multiLevelType w:val="multilevel"/>
    <w:tmpl w:val="106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4E5111B"/>
    <w:multiLevelType w:val="multilevel"/>
    <w:tmpl w:val="C3E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55B5A74"/>
    <w:multiLevelType w:val="multilevel"/>
    <w:tmpl w:val="D07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5A09EA"/>
    <w:multiLevelType w:val="multilevel"/>
    <w:tmpl w:val="ED6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9CB118F"/>
    <w:multiLevelType w:val="multilevel"/>
    <w:tmpl w:val="93F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9F54450"/>
    <w:multiLevelType w:val="multilevel"/>
    <w:tmpl w:val="EE3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A8F5847"/>
    <w:multiLevelType w:val="multilevel"/>
    <w:tmpl w:val="C4B882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8F6558"/>
    <w:multiLevelType w:val="multilevel"/>
    <w:tmpl w:val="50C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593605"/>
    <w:multiLevelType w:val="multilevel"/>
    <w:tmpl w:val="269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DA37D77"/>
    <w:multiLevelType w:val="multilevel"/>
    <w:tmpl w:val="10B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DD16390"/>
    <w:multiLevelType w:val="multilevel"/>
    <w:tmpl w:val="D17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FB288A"/>
    <w:multiLevelType w:val="multilevel"/>
    <w:tmpl w:val="D13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2D42EE"/>
    <w:multiLevelType w:val="multilevel"/>
    <w:tmpl w:val="EEC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FF74859"/>
    <w:multiLevelType w:val="multilevel"/>
    <w:tmpl w:val="9AE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9D239F"/>
    <w:multiLevelType w:val="multilevel"/>
    <w:tmpl w:val="8B1E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DB7104"/>
    <w:multiLevelType w:val="multilevel"/>
    <w:tmpl w:val="D96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030FC7"/>
    <w:multiLevelType w:val="multilevel"/>
    <w:tmpl w:val="027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EF5806"/>
    <w:multiLevelType w:val="multilevel"/>
    <w:tmpl w:val="563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27E3C06"/>
    <w:multiLevelType w:val="multilevel"/>
    <w:tmpl w:val="C3F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3DD6F5C"/>
    <w:multiLevelType w:val="multilevel"/>
    <w:tmpl w:val="BC7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41E1419"/>
    <w:multiLevelType w:val="multilevel"/>
    <w:tmpl w:val="567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4AB45C8"/>
    <w:multiLevelType w:val="multilevel"/>
    <w:tmpl w:val="9F5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D643F5"/>
    <w:multiLevelType w:val="multilevel"/>
    <w:tmpl w:val="B94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5106D1F"/>
    <w:multiLevelType w:val="multilevel"/>
    <w:tmpl w:val="002C0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6B1A7B"/>
    <w:multiLevelType w:val="multilevel"/>
    <w:tmpl w:val="081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D3167A"/>
    <w:multiLevelType w:val="multilevel"/>
    <w:tmpl w:val="D69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6146B82"/>
    <w:multiLevelType w:val="multilevel"/>
    <w:tmpl w:val="3FC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712657B"/>
    <w:multiLevelType w:val="multilevel"/>
    <w:tmpl w:val="D75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224606"/>
    <w:multiLevelType w:val="multilevel"/>
    <w:tmpl w:val="3D0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7E57B6C"/>
    <w:multiLevelType w:val="multilevel"/>
    <w:tmpl w:val="689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7E91832"/>
    <w:multiLevelType w:val="multilevel"/>
    <w:tmpl w:val="D7A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2C3785"/>
    <w:multiLevelType w:val="multilevel"/>
    <w:tmpl w:val="6C8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83C0AF3"/>
    <w:multiLevelType w:val="multilevel"/>
    <w:tmpl w:val="87BC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85018A1"/>
    <w:multiLevelType w:val="multilevel"/>
    <w:tmpl w:val="F65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9A245D"/>
    <w:multiLevelType w:val="multilevel"/>
    <w:tmpl w:val="803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B321BFD"/>
    <w:multiLevelType w:val="multilevel"/>
    <w:tmpl w:val="E2C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BFE43DA"/>
    <w:multiLevelType w:val="multilevel"/>
    <w:tmpl w:val="723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611CC7"/>
    <w:multiLevelType w:val="multilevel"/>
    <w:tmpl w:val="49B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C676BA3"/>
    <w:multiLevelType w:val="multilevel"/>
    <w:tmpl w:val="432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28568C"/>
    <w:multiLevelType w:val="multilevel"/>
    <w:tmpl w:val="F5B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E250D2"/>
    <w:multiLevelType w:val="multilevel"/>
    <w:tmpl w:val="BB3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E0A3BEB"/>
    <w:multiLevelType w:val="multilevel"/>
    <w:tmpl w:val="BEFA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E0F096B"/>
    <w:multiLevelType w:val="multilevel"/>
    <w:tmpl w:val="10D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F596FB4"/>
    <w:multiLevelType w:val="multilevel"/>
    <w:tmpl w:val="49C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03C7B5B"/>
    <w:multiLevelType w:val="multilevel"/>
    <w:tmpl w:val="2DC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443D84"/>
    <w:multiLevelType w:val="multilevel"/>
    <w:tmpl w:val="78A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3EF6CEF"/>
    <w:multiLevelType w:val="multilevel"/>
    <w:tmpl w:val="D7A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043A97"/>
    <w:multiLevelType w:val="multilevel"/>
    <w:tmpl w:val="09C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48754D"/>
    <w:multiLevelType w:val="multilevel"/>
    <w:tmpl w:val="C3F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000353"/>
    <w:multiLevelType w:val="multilevel"/>
    <w:tmpl w:val="695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C935EB"/>
    <w:multiLevelType w:val="multilevel"/>
    <w:tmpl w:val="8AE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78395E"/>
    <w:multiLevelType w:val="multilevel"/>
    <w:tmpl w:val="FE4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9F2C3D"/>
    <w:multiLevelType w:val="multilevel"/>
    <w:tmpl w:val="B5D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28791C"/>
    <w:multiLevelType w:val="multilevel"/>
    <w:tmpl w:val="FEF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AC3A2D"/>
    <w:multiLevelType w:val="multilevel"/>
    <w:tmpl w:val="28E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CD2584B"/>
    <w:multiLevelType w:val="multilevel"/>
    <w:tmpl w:val="DA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D2671D4"/>
    <w:multiLevelType w:val="multilevel"/>
    <w:tmpl w:val="333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870672"/>
    <w:multiLevelType w:val="multilevel"/>
    <w:tmpl w:val="CE9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E0148A4"/>
    <w:multiLevelType w:val="multilevel"/>
    <w:tmpl w:val="F1C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141B43"/>
    <w:multiLevelType w:val="multilevel"/>
    <w:tmpl w:val="11A2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F5C35E9"/>
    <w:multiLevelType w:val="multilevel"/>
    <w:tmpl w:val="DD0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FAF20C8"/>
    <w:multiLevelType w:val="multilevel"/>
    <w:tmpl w:val="B41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07031F5"/>
    <w:multiLevelType w:val="multilevel"/>
    <w:tmpl w:val="752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0F639A9"/>
    <w:multiLevelType w:val="multilevel"/>
    <w:tmpl w:val="AF4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1CE1B99"/>
    <w:multiLevelType w:val="multilevel"/>
    <w:tmpl w:val="DC7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E510F5"/>
    <w:multiLevelType w:val="multilevel"/>
    <w:tmpl w:val="6AF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1E75B9E"/>
    <w:multiLevelType w:val="multilevel"/>
    <w:tmpl w:val="025C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3094449"/>
    <w:multiLevelType w:val="multilevel"/>
    <w:tmpl w:val="B13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37C0CA9"/>
    <w:multiLevelType w:val="multilevel"/>
    <w:tmpl w:val="C3A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9E7C03"/>
    <w:multiLevelType w:val="multilevel"/>
    <w:tmpl w:val="BE9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4E04C68"/>
    <w:multiLevelType w:val="multilevel"/>
    <w:tmpl w:val="DE4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4EC1712"/>
    <w:multiLevelType w:val="multilevel"/>
    <w:tmpl w:val="AAC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82770B"/>
    <w:multiLevelType w:val="multilevel"/>
    <w:tmpl w:val="8B7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59438B"/>
    <w:multiLevelType w:val="multilevel"/>
    <w:tmpl w:val="D6C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776007C"/>
    <w:multiLevelType w:val="multilevel"/>
    <w:tmpl w:val="9626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9A738C"/>
    <w:multiLevelType w:val="multilevel"/>
    <w:tmpl w:val="00F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BF0B10"/>
    <w:multiLevelType w:val="multilevel"/>
    <w:tmpl w:val="145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85033FE"/>
    <w:multiLevelType w:val="multilevel"/>
    <w:tmpl w:val="C0C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C541BF"/>
    <w:multiLevelType w:val="multilevel"/>
    <w:tmpl w:val="0290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A0B100C"/>
    <w:multiLevelType w:val="multilevel"/>
    <w:tmpl w:val="9FD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AD67A8A"/>
    <w:multiLevelType w:val="multilevel"/>
    <w:tmpl w:val="AE8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C40432F"/>
    <w:multiLevelType w:val="multilevel"/>
    <w:tmpl w:val="5D7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C7C5C75"/>
    <w:multiLevelType w:val="multilevel"/>
    <w:tmpl w:val="638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E2449D6"/>
    <w:multiLevelType w:val="multilevel"/>
    <w:tmpl w:val="AD8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E7B60AB"/>
    <w:multiLevelType w:val="multilevel"/>
    <w:tmpl w:val="8BE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ED14B0D"/>
    <w:multiLevelType w:val="multilevel"/>
    <w:tmpl w:val="EA3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14855BA"/>
    <w:multiLevelType w:val="multilevel"/>
    <w:tmpl w:val="F4E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2AE002C"/>
    <w:multiLevelType w:val="multilevel"/>
    <w:tmpl w:val="D1F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4723531"/>
    <w:multiLevelType w:val="multilevel"/>
    <w:tmpl w:val="8F7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54F4182"/>
    <w:multiLevelType w:val="multilevel"/>
    <w:tmpl w:val="BD7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70741A7"/>
    <w:multiLevelType w:val="multilevel"/>
    <w:tmpl w:val="DD3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5E7C84"/>
    <w:multiLevelType w:val="multilevel"/>
    <w:tmpl w:val="572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9DC660E"/>
    <w:multiLevelType w:val="multilevel"/>
    <w:tmpl w:val="DF1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A756220"/>
    <w:multiLevelType w:val="multilevel"/>
    <w:tmpl w:val="4CD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CA241D8"/>
    <w:multiLevelType w:val="multilevel"/>
    <w:tmpl w:val="54C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D2D1AFD"/>
    <w:multiLevelType w:val="multilevel"/>
    <w:tmpl w:val="019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DE11EA7"/>
    <w:multiLevelType w:val="multilevel"/>
    <w:tmpl w:val="4F0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E130DFE"/>
    <w:multiLevelType w:val="multilevel"/>
    <w:tmpl w:val="EBA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EB31EC0"/>
    <w:multiLevelType w:val="multilevel"/>
    <w:tmpl w:val="B1A6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EDB2288"/>
    <w:multiLevelType w:val="multilevel"/>
    <w:tmpl w:val="E18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F5F5D2F"/>
    <w:multiLevelType w:val="multilevel"/>
    <w:tmpl w:val="497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F752101"/>
    <w:multiLevelType w:val="multilevel"/>
    <w:tmpl w:val="922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F92775C"/>
    <w:multiLevelType w:val="multilevel"/>
    <w:tmpl w:val="C4B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1260C25"/>
    <w:multiLevelType w:val="multilevel"/>
    <w:tmpl w:val="400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3316189"/>
    <w:multiLevelType w:val="multilevel"/>
    <w:tmpl w:val="FF10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3485497"/>
    <w:multiLevelType w:val="multilevel"/>
    <w:tmpl w:val="E77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3677999"/>
    <w:multiLevelType w:val="multilevel"/>
    <w:tmpl w:val="515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39F6CC7"/>
    <w:multiLevelType w:val="multilevel"/>
    <w:tmpl w:val="A10C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47466DE"/>
    <w:multiLevelType w:val="multilevel"/>
    <w:tmpl w:val="60E2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4C56C39"/>
    <w:multiLevelType w:val="multilevel"/>
    <w:tmpl w:val="17F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52F6B0D"/>
    <w:multiLevelType w:val="multilevel"/>
    <w:tmpl w:val="602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5824FA8"/>
    <w:multiLevelType w:val="multilevel"/>
    <w:tmpl w:val="669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5C12BD7"/>
    <w:multiLevelType w:val="multilevel"/>
    <w:tmpl w:val="229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619009F"/>
    <w:multiLevelType w:val="multilevel"/>
    <w:tmpl w:val="09E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65D2FA2"/>
    <w:multiLevelType w:val="multilevel"/>
    <w:tmpl w:val="444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67D60BE"/>
    <w:multiLevelType w:val="multilevel"/>
    <w:tmpl w:val="22F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7C34F63"/>
    <w:multiLevelType w:val="multilevel"/>
    <w:tmpl w:val="AD3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A1D7AFF"/>
    <w:multiLevelType w:val="multilevel"/>
    <w:tmpl w:val="91B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B91372D"/>
    <w:multiLevelType w:val="multilevel"/>
    <w:tmpl w:val="DC9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BD02931"/>
    <w:multiLevelType w:val="multilevel"/>
    <w:tmpl w:val="FAC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9F448E"/>
    <w:multiLevelType w:val="multilevel"/>
    <w:tmpl w:val="613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CD7200B"/>
    <w:multiLevelType w:val="multilevel"/>
    <w:tmpl w:val="E87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CDD01EC"/>
    <w:multiLevelType w:val="multilevel"/>
    <w:tmpl w:val="BA6E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D545B74"/>
    <w:multiLevelType w:val="multilevel"/>
    <w:tmpl w:val="67F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DE8111F"/>
    <w:multiLevelType w:val="multilevel"/>
    <w:tmpl w:val="F7B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E5F6706"/>
    <w:multiLevelType w:val="multilevel"/>
    <w:tmpl w:val="1BC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EB712D3"/>
    <w:multiLevelType w:val="multilevel"/>
    <w:tmpl w:val="98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F32749B"/>
    <w:multiLevelType w:val="multilevel"/>
    <w:tmpl w:val="6D4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200370">
    <w:abstractNumId w:val="146"/>
  </w:num>
  <w:num w:numId="2" w16cid:durableId="956720198">
    <w:abstractNumId w:val="82"/>
  </w:num>
  <w:num w:numId="3" w16cid:durableId="1386414173">
    <w:abstractNumId w:val="16"/>
  </w:num>
  <w:num w:numId="4" w16cid:durableId="2113358804">
    <w:abstractNumId w:val="19"/>
  </w:num>
  <w:num w:numId="5" w16cid:durableId="1855605694">
    <w:abstractNumId w:val="128"/>
  </w:num>
  <w:num w:numId="6" w16cid:durableId="2126851186">
    <w:abstractNumId w:val="172"/>
  </w:num>
  <w:num w:numId="7" w16cid:durableId="15348591">
    <w:abstractNumId w:val="136"/>
  </w:num>
  <w:num w:numId="8" w16cid:durableId="1864325516">
    <w:abstractNumId w:val="166"/>
  </w:num>
  <w:num w:numId="9" w16cid:durableId="1200586654">
    <w:abstractNumId w:val="10"/>
  </w:num>
  <w:num w:numId="10" w16cid:durableId="1226376669">
    <w:abstractNumId w:val="60"/>
  </w:num>
  <w:num w:numId="11" w16cid:durableId="759184301">
    <w:abstractNumId w:val="51"/>
  </w:num>
  <w:num w:numId="12" w16cid:durableId="1634754152">
    <w:abstractNumId w:val="55"/>
  </w:num>
  <w:num w:numId="13" w16cid:durableId="971204899">
    <w:abstractNumId w:val="6"/>
  </w:num>
  <w:num w:numId="14" w16cid:durableId="1810395664">
    <w:abstractNumId w:val="105"/>
  </w:num>
  <w:num w:numId="15" w16cid:durableId="1775709488">
    <w:abstractNumId w:val="67"/>
  </w:num>
  <w:num w:numId="16" w16cid:durableId="188876954">
    <w:abstractNumId w:val="90"/>
  </w:num>
  <w:num w:numId="17" w16cid:durableId="1025668197">
    <w:abstractNumId w:val="89"/>
  </w:num>
  <w:num w:numId="18" w16cid:durableId="640305863">
    <w:abstractNumId w:val="54"/>
  </w:num>
  <w:num w:numId="19" w16cid:durableId="2001881592">
    <w:abstractNumId w:val="185"/>
  </w:num>
  <w:num w:numId="20" w16cid:durableId="464470924">
    <w:abstractNumId w:val="151"/>
  </w:num>
  <w:num w:numId="21" w16cid:durableId="342706569">
    <w:abstractNumId w:val="23"/>
  </w:num>
  <w:num w:numId="22" w16cid:durableId="1567641562">
    <w:abstractNumId w:val="118"/>
  </w:num>
  <w:num w:numId="23" w16cid:durableId="808517755">
    <w:abstractNumId w:val="44"/>
  </w:num>
  <w:num w:numId="24" w16cid:durableId="521864355">
    <w:abstractNumId w:val="39"/>
  </w:num>
  <w:num w:numId="25" w16cid:durableId="2057502744">
    <w:abstractNumId w:val="4"/>
  </w:num>
  <w:num w:numId="26" w16cid:durableId="1999310807">
    <w:abstractNumId w:val="133"/>
  </w:num>
  <w:num w:numId="27" w16cid:durableId="1822041941">
    <w:abstractNumId w:val="130"/>
  </w:num>
  <w:num w:numId="28" w16cid:durableId="1783301294">
    <w:abstractNumId w:val="47"/>
  </w:num>
  <w:num w:numId="29" w16cid:durableId="472455863">
    <w:abstractNumId w:val="74"/>
  </w:num>
  <w:num w:numId="30" w16cid:durableId="1839925215">
    <w:abstractNumId w:val="37"/>
  </w:num>
  <w:num w:numId="31" w16cid:durableId="108791219">
    <w:abstractNumId w:val="69"/>
  </w:num>
  <w:num w:numId="32" w16cid:durableId="922448010">
    <w:abstractNumId w:val="139"/>
  </w:num>
  <w:num w:numId="33" w16cid:durableId="2032225063">
    <w:abstractNumId w:val="62"/>
  </w:num>
  <w:num w:numId="34" w16cid:durableId="1969237627">
    <w:abstractNumId w:val="117"/>
  </w:num>
  <w:num w:numId="35" w16cid:durableId="198904604">
    <w:abstractNumId w:val="141"/>
  </w:num>
  <w:num w:numId="36" w16cid:durableId="1458643804">
    <w:abstractNumId w:val="120"/>
  </w:num>
  <w:num w:numId="37" w16cid:durableId="1960409066">
    <w:abstractNumId w:val="97"/>
  </w:num>
  <w:num w:numId="38" w16cid:durableId="291138641">
    <w:abstractNumId w:val="64"/>
  </w:num>
  <w:num w:numId="39" w16cid:durableId="799304144">
    <w:abstractNumId w:val="95"/>
  </w:num>
  <w:num w:numId="40" w16cid:durableId="2132744856">
    <w:abstractNumId w:val="45"/>
  </w:num>
  <w:num w:numId="41" w16cid:durableId="2038768737">
    <w:abstractNumId w:val="152"/>
  </w:num>
  <w:num w:numId="42" w16cid:durableId="1133060225">
    <w:abstractNumId w:val="148"/>
  </w:num>
  <w:num w:numId="43" w16cid:durableId="739668679">
    <w:abstractNumId w:val="79"/>
  </w:num>
  <w:num w:numId="44" w16cid:durableId="1783761097">
    <w:abstractNumId w:val="26"/>
  </w:num>
  <w:num w:numId="45" w16cid:durableId="303967893">
    <w:abstractNumId w:val="72"/>
  </w:num>
  <w:num w:numId="46" w16cid:durableId="1190022249">
    <w:abstractNumId w:val="96"/>
  </w:num>
  <w:num w:numId="47" w16cid:durableId="2116509861">
    <w:abstractNumId w:val="53"/>
  </w:num>
  <w:num w:numId="48" w16cid:durableId="2119139282">
    <w:abstractNumId w:val="143"/>
  </w:num>
  <w:num w:numId="49" w16cid:durableId="777528821">
    <w:abstractNumId w:val="161"/>
  </w:num>
  <w:num w:numId="50" w16cid:durableId="1600406777">
    <w:abstractNumId w:val="132"/>
  </w:num>
  <w:num w:numId="51" w16cid:durableId="4554009">
    <w:abstractNumId w:val="127"/>
  </w:num>
  <w:num w:numId="52" w16cid:durableId="260142858">
    <w:abstractNumId w:val="174"/>
  </w:num>
  <w:num w:numId="53" w16cid:durableId="1889604208">
    <w:abstractNumId w:val="27"/>
  </w:num>
  <w:num w:numId="54" w16cid:durableId="37121620">
    <w:abstractNumId w:val="29"/>
  </w:num>
  <w:num w:numId="55" w16cid:durableId="665668954">
    <w:abstractNumId w:val="145"/>
  </w:num>
  <w:num w:numId="56" w16cid:durableId="1468862331">
    <w:abstractNumId w:val="107"/>
  </w:num>
  <w:num w:numId="57" w16cid:durableId="2018532989">
    <w:abstractNumId w:val="32"/>
  </w:num>
  <w:num w:numId="58" w16cid:durableId="1311013078">
    <w:abstractNumId w:val="93"/>
  </w:num>
  <w:num w:numId="59" w16cid:durableId="605583333">
    <w:abstractNumId w:val="164"/>
  </w:num>
  <w:num w:numId="60" w16cid:durableId="132717834">
    <w:abstractNumId w:val="121"/>
  </w:num>
  <w:num w:numId="61" w16cid:durableId="249512386">
    <w:abstractNumId w:val="113"/>
  </w:num>
  <w:num w:numId="62" w16cid:durableId="1706325603">
    <w:abstractNumId w:val="5"/>
  </w:num>
  <w:num w:numId="63" w16cid:durableId="215239633">
    <w:abstractNumId w:val="0"/>
  </w:num>
  <w:num w:numId="64" w16cid:durableId="1363435109">
    <w:abstractNumId w:val="109"/>
  </w:num>
  <w:num w:numId="65" w16cid:durableId="2083259927">
    <w:abstractNumId w:val="56"/>
  </w:num>
  <w:num w:numId="66" w16cid:durableId="203063268">
    <w:abstractNumId w:val="116"/>
  </w:num>
  <w:num w:numId="67" w16cid:durableId="430469917">
    <w:abstractNumId w:val="50"/>
  </w:num>
  <w:num w:numId="68" w16cid:durableId="170145262">
    <w:abstractNumId w:val="157"/>
  </w:num>
  <w:num w:numId="69" w16cid:durableId="1083189357">
    <w:abstractNumId w:val="91"/>
  </w:num>
  <w:num w:numId="70" w16cid:durableId="396829873">
    <w:abstractNumId w:val="46"/>
  </w:num>
  <w:num w:numId="71" w16cid:durableId="679967292">
    <w:abstractNumId w:val="106"/>
  </w:num>
  <w:num w:numId="72" w16cid:durableId="339628843">
    <w:abstractNumId w:val="40"/>
  </w:num>
  <w:num w:numId="73" w16cid:durableId="359212118">
    <w:abstractNumId w:val="147"/>
  </w:num>
  <w:num w:numId="74" w16cid:durableId="568613943">
    <w:abstractNumId w:val="104"/>
  </w:num>
  <w:num w:numId="75" w16cid:durableId="1698315453">
    <w:abstractNumId w:val="2"/>
  </w:num>
  <w:num w:numId="76" w16cid:durableId="1926498563">
    <w:abstractNumId w:val="134"/>
  </w:num>
  <w:num w:numId="77" w16cid:durableId="2101028360">
    <w:abstractNumId w:val="178"/>
  </w:num>
  <w:num w:numId="78" w16cid:durableId="837425928">
    <w:abstractNumId w:val="66"/>
  </w:num>
  <w:num w:numId="79" w16cid:durableId="1512991993">
    <w:abstractNumId w:val="78"/>
  </w:num>
  <w:num w:numId="80" w16cid:durableId="1271203184">
    <w:abstractNumId w:val="129"/>
  </w:num>
  <w:num w:numId="81" w16cid:durableId="943996058">
    <w:abstractNumId w:val="114"/>
  </w:num>
  <w:num w:numId="82" w16cid:durableId="1520388443">
    <w:abstractNumId w:val="57"/>
  </w:num>
  <w:num w:numId="83" w16cid:durableId="2142768236">
    <w:abstractNumId w:val="162"/>
  </w:num>
  <w:num w:numId="84" w16cid:durableId="214393319">
    <w:abstractNumId w:val="85"/>
  </w:num>
  <w:num w:numId="85" w16cid:durableId="994987170">
    <w:abstractNumId w:val="43"/>
  </w:num>
  <w:num w:numId="86" w16cid:durableId="108667666">
    <w:abstractNumId w:val="73"/>
  </w:num>
  <w:num w:numId="87" w16cid:durableId="1481077445">
    <w:abstractNumId w:val="22"/>
  </w:num>
  <w:num w:numId="88" w16cid:durableId="1201280454">
    <w:abstractNumId w:val="87"/>
  </w:num>
  <w:num w:numId="89" w16cid:durableId="159808950">
    <w:abstractNumId w:val="165"/>
  </w:num>
  <w:num w:numId="90" w16cid:durableId="1800026623">
    <w:abstractNumId w:val="176"/>
  </w:num>
  <w:num w:numId="91" w16cid:durableId="2059353194">
    <w:abstractNumId w:val="100"/>
  </w:num>
  <w:num w:numId="92" w16cid:durableId="1244679490">
    <w:abstractNumId w:val="3"/>
  </w:num>
  <w:num w:numId="93" w16cid:durableId="1873878885">
    <w:abstractNumId w:val="31"/>
  </w:num>
  <w:num w:numId="94" w16cid:durableId="405953925">
    <w:abstractNumId w:val="137"/>
  </w:num>
  <w:num w:numId="95" w16cid:durableId="729427210">
    <w:abstractNumId w:val="21"/>
  </w:num>
  <w:num w:numId="96" w16cid:durableId="1744133744">
    <w:abstractNumId w:val="14"/>
  </w:num>
  <w:num w:numId="97" w16cid:durableId="697000930">
    <w:abstractNumId w:val="63"/>
  </w:num>
  <w:num w:numId="98" w16cid:durableId="859204500">
    <w:abstractNumId w:val="33"/>
  </w:num>
  <w:num w:numId="99" w16cid:durableId="590047576">
    <w:abstractNumId w:val="140"/>
  </w:num>
  <w:num w:numId="100" w16cid:durableId="171844553">
    <w:abstractNumId w:val="41"/>
  </w:num>
  <w:num w:numId="101" w16cid:durableId="1018115506">
    <w:abstractNumId w:val="17"/>
  </w:num>
  <w:num w:numId="102" w16cid:durableId="164788243">
    <w:abstractNumId w:val="48"/>
  </w:num>
  <w:num w:numId="103" w16cid:durableId="2140487950">
    <w:abstractNumId w:val="103"/>
  </w:num>
  <w:num w:numId="104" w16cid:durableId="1246457053">
    <w:abstractNumId w:val="175"/>
  </w:num>
  <w:num w:numId="105" w16cid:durableId="447815943">
    <w:abstractNumId w:val="38"/>
  </w:num>
  <w:num w:numId="106" w16cid:durableId="1304195928">
    <w:abstractNumId w:val="83"/>
  </w:num>
  <w:num w:numId="107" w16cid:durableId="407583424">
    <w:abstractNumId w:val="123"/>
  </w:num>
  <w:num w:numId="108" w16cid:durableId="13072202">
    <w:abstractNumId w:val="28"/>
  </w:num>
  <w:num w:numId="109" w16cid:durableId="325784007">
    <w:abstractNumId w:val="34"/>
  </w:num>
  <w:num w:numId="110" w16cid:durableId="1626540666">
    <w:abstractNumId w:val="70"/>
  </w:num>
  <w:num w:numId="111" w16cid:durableId="1217670049">
    <w:abstractNumId w:val="15"/>
  </w:num>
  <w:num w:numId="112" w16cid:durableId="1559903927">
    <w:abstractNumId w:val="184"/>
  </w:num>
  <w:num w:numId="113" w16cid:durableId="805397893">
    <w:abstractNumId w:val="77"/>
  </w:num>
  <w:num w:numId="114" w16cid:durableId="887449523">
    <w:abstractNumId w:val="183"/>
  </w:num>
  <w:num w:numId="115" w16cid:durableId="1422872561">
    <w:abstractNumId w:val="1"/>
  </w:num>
  <w:num w:numId="116" w16cid:durableId="1965037198">
    <w:abstractNumId w:val="30"/>
  </w:num>
  <w:num w:numId="117" w16cid:durableId="1941791922">
    <w:abstractNumId w:val="9"/>
  </w:num>
  <w:num w:numId="118" w16cid:durableId="1220095858">
    <w:abstractNumId w:val="101"/>
  </w:num>
  <w:num w:numId="119" w16cid:durableId="870650565">
    <w:abstractNumId w:val="159"/>
  </w:num>
  <w:num w:numId="120" w16cid:durableId="1641425564">
    <w:abstractNumId w:val="98"/>
  </w:num>
  <w:num w:numId="121" w16cid:durableId="646134124">
    <w:abstractNumId w:val="153"/>
  </w:num>
  <w:num w:numId="122" w16cid:durableId="1780829547">
    <w:abstractNumId w:val="61"/>
  </w:num>
  <w:num w:numId="123" w16cid:durableId="1456169482">
    <w:abstractNumId w:val="110"/>
  </w:num>
  <w:num w:numId="124" w16cid:durableId="1843349174">
    <w:abstractNumId w:val="138"/>
  </w:num>
  <w:num w:numId="125" w16cid:durableId="2079131262">
    <w:abstractNumId w:val="181"/>
  </w:num>
  <w:num w:numId="126" w16cid:durableId="1656178426">
    <w:abstractNumId w:val="111"/>
  </w:num>
  <w:num w:numId="127" w16cid:durableId="1730567189">
    <w:abstractNumId w:val="52"/>
  </w:num>
  <w:num w:numId="128" w16cid:durableId="1827088392">
    <w:abstractNumId w:val="115"/>
  </w:num>
  <w:num w:numId="129" w16cid:durableId="660013110">
    <w:abstractNumId w:val="155"/>
  </w:num>
  <w:num w:numId="130" w16cid:durableId="269550474">
    <w:abstractNumId w:val="84"/>
  </w:num>
  <w:num w:numId="131" w16cid:durableId="2101639571">
    <w:abstractNumId w:val="171"/>
  </w:num>
  <w:num w:numId="132" w16cid:durableId="790590087">
    <w:abstractNumId w:val="108"/>
  </w:num>
  <w:num w:numId="133" w16cid:durableId="1985889821">
    <w:abstractNumId w:val="186"/>
  </w:num>
  <w:num w:numId="134" w16cid:durableId="1737317716">
    <w:abstractNumId w:val="18"/>
  </w:num>
  <w:num w:numId="135" w16cid:durableId="2022319062">
    <w:abstractNumId w:val="58"/>
  </w:num>
  <w:num w:numId="136" w16cid:durableId="204223820">
    <w:abstractNumId w:val="8"/>
  </w:num>
  <w:num w:numId="137" w16cid:durableId="726295878">
    <w:abstractNumId w:val="144"/>
  </w:num>
  <w:num w:numId="138" w16cid:durableId="1567688202">
    <w:abstractNumId w:val="168"/>
  </w:num>
  <w:num w:numId="139" w16cid:durableId="1101292714">
    <w:abstractNumId w:val="158"/>
  </w:num>
  <w:num w:numId="140" w16cid:durableId="1000884838">
    <w:abstractNumId w:val="59"/>
  </w:num>
  <w:num w:numId="141" w16cid:durableId="2145657130">
    <w:abstractNumId w:val="154"/>
  </w:num>
  <w:num w:numId="142" w16cid:durableId="843201411">
    <w:abstractNumId w:val="7"/>
  </w:num>
  <w:num w:numId="143" w16cid:durableId="1628076770">
    <w:abstractNumId w:val="142"/>
  </w:num>
  <w:num w:numId="144" w16cid:durableId="1723404795">
    <w:abstractNumId w:val="11"/>
  </w:num>
  <w:num w:numId="145" w16cid:durableId="317081670">
    <w:abstractNumId w:val="20"/>
  </w:num>
  <w:num w:numId="146" w16cid:durableId="660237617">
    <w:abstractNumId w:val="149"/>
  </w:num>
  <w:num w:numId="147" w16cid:durableId="1101099609">
    <w:abstractNumId w:val="86"/>
  </w:num>
  <w:num w:numId="148" w16cid:durableId="721755755">
    <w:abstractNumId w:val="13"/>
  </w:num>
  <w:num w:numId="149" w16cid:durableId="1508330079">
    <w:abstractNumId w:val="71"/>
  </w:num>
  <w:num w:numId="150" w16cid:durableId="604925845">
    <w:abstractNumId w:val="124"/>
  </w:num>
  <w:num w:numId="151" w16cid:durableId="559098625">
    <w:abstractNumId w:val="150"/>
  </w:num>
  <w:num w:numId="152" w16cid:durableId="227349676">
    <w:abstractNumId w:val="180"/>
  </w:num>
  <w:num w:numId="153" w16cid:durableId="605231309">
    <w:abstractNumId w:val="80"/>
  </w:num>
  <w:num w:numId="154" w16cid:durableId="1217467736">
    <w:abstractNumId w:val="68"/>
  </w:num>
  <w:num w:numId="155" w16cid:durableId="478497304">
    <w:abstractNumId w:val="35"/>
  </w:num>
  <w:num w:numId="156" w16cid:durableId="1268271204">
    <w:abstractNumId w:val="81"/>
  </w:num>
  <w:num w:numId="157" w16cid:durableId="986662470">
    <w:abstractNumId w:val="160"/>
  </w:num>
  <w:num w:numId="158" w16cid:durableId="579485469">
    <w:abstractNumId w:val="75"/>
  </w:num>
  <w:num w:numId="159" w16cid:durableId="318776036">
    <w:abstractNumId w:val="156"/>
  </w:num>
  <w:num w:numId="160" w16cid:durableId="1022783583">
    <w:abstractNumId w:val="112"/>
  </w:num>
  <w:num w:numId="161" w16cid:durableId="223222058">
    <w:abstractNumId w:val="94"/>
  </w:num>
  <w:num w:numId="162" w16cid:durableId="1553466339">
    <w:abstractNumId w:val="49"/>
  </w:num>
  <w:num w:numId="163" w16cid:durableId="1282957149">
    <w:abstractNumId w:val="126"/>
  </w:num>
  <w:num w:numId="164" w16cid:durableId="199439417">
    <w:abstractNumId w:val="88"/>
  </w:num>
  <w:num w:numId="165" w16cid:durableId="201018141">
    <w:abstractNumId w:val="42"/>
  </w:num>
  <w:num w:numId="166" w16cid:durableId="191581244">
    <w:abstractNumId w:val="131"/>
  </w:num>
  <w:num w:numId="167" w16cid:durableId="132717485">
    <w:abstractNumId w:val="119"/>
  </w:num>
  <w:num w:numId="168" w16cid:durableId="959992560">
    <w:abstractNumId w:val="177"/>
  </w:num>
  <w:num w:numId="169" w16cid:durableId="1841120952">
    <w:abstractNumId w:val="182"/>
  </w:num>
  <w:num w:numId="170" w16cid:durableId="815535755">
    <w:abstractNumId w:val="125"/>
  </w:num>
  <w:num w:numId="171" w16cid:durableId="1750152872">
    <w:abstractNumId w:val="36"/>
  </w:num>
  <w:num w:numId="172" w16cid:durableId="265887967">
    <w:abstractNumId w:val="179"/>
  </w:num>
  <w:num w:numId="173" w16cid:durableId="1636719851">
    <w:abstractNumId w:val="99"/>
  </w:num>
  <w:num w:numId="174" w16cid:durableId="1567229948">
    <w:abstractNumId w:val="170"/>
  </w:num>
  <w:num w:numId="175" w16cid:durableId="1520318061">
    <w:abstractNumId w:val="169"/>
  </w:num>
  <w:num w:numId="176" w16cid:durableId="610403406">
    <w:abstractNumId w:val="92"/>
  </w:num>
  <w:num w:numId="177" w16cid:durableId="864902930">
    <w:abstractNumId w:val="135"/>
  </w:num>
  <w:num w:numId="178" w16cid:durableId="1909412999">
    <w:abstractNumId w:val="167"/>
  </w:num>
  <w:num w:numId="179" w16cid:durableId="1381900852">
    <w:abstractNumId w:val="25"/>
  </w:num>
  <w:num w:numId="180" w16cid:durableId="356976341">
    <w:abstractNumId w:val="122"/>
  </w:num>
  <w:num w:numId="181" w16cid:durableId="834687404">
    <w:abstractNumId w:val="102"/>
  </w:num>
  <w:num w:numId="182" w16cid:durableId="1332028996">
    <w:abstractNumId w:val="173"/>
  </w:num>
  <w:num w:numId="183" w16cid:durableId="1025248332">
    <w:abstractNumId w:val="76"/>
  </w:num>
  <w:num w:numId="184" w16cid:durableId="1313173952">
    <w:abstractNumId w:val="163"/>
  </w:num>
  <w:num w:numId="185" w16cid:durableId="897784172">
    <w:abstractNumId w:val="65"/>
  </w:num>
  <w:num w:numId="186" w16cid:durableId="1257445840">
    <w:abstractNumId w:val="12"/>
  </w:num>
  <w:num w:numId="187" w16cid:durableId="144095523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fine">
    <w15:presenceInfo w15:providerId="Windows Live" w15:userId="accae6af074d2d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9B"/>
    <w:rsid w:val="0019389B"/>
    <w:rsid w:val="003958D9"/>
    <w:rsid w:val="00502890"/>
    <w:rsid w:val="005C4F35"/>
    <w:rsid w:val="00621D07"/>
    <w:rsid w:val="00717D87"/>
    <w:rsid w:val="00764992"/>
    <w:rsid w:val="00790CA4"/>
    <w:rsid w:val="00AC331C"/>
    <w:rsid w:val="00BA6B91"/>
    <w:rsid w:val="00BE205C"/>
    <w:rsid w:val="00DD4557"/>
    <w:rsid w:val="00F3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D23F"/>
  <w15:chartTrackingRefBased/>
  <w15:docId w15:val="{17A4A7F1-25AE-45D3-A7B9-D3827B07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31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3310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3310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45F6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45F67"/>
    <w:rPr>
      <w:rFonts w:ascii="Consolas" w:hAnsi="Consolas"/>
      <w:sz w:val="21"/>
      <w:szCs w:val="21"/>
    </w:rPr>
  </w:style>
  <w:style w:type="character" w:customStyle="1" w:styleId="Heading1Char">
    <w:name w:val="Heading 1 Char"/>
    <w:basedOn w:val="DefaultParagraphFont"/>
    <w:link w:val="Heading1"/>
    <w:uiPriority w:val="9"/>
    <w:rsid w:val="00F3310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3310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33105"/>
    <w:rPr>
      <w:rFonts w:ascii="Times New Roman" w:eastAsia="Times New Roman" w:hAnsi="Times New Roman" w:cs="Times New Roman"/>
      <w:b/>
      <w:bCs/>
      <w:kern w:val="0"/>
      <w:sz w:val="27"/>
      <w:szCs w:val="27"/>
      <w14:ligatures w14:val="none"/>
    </w:rPr>
  </w:style>
  <w:style w:type="paragraph" w:customStyle="1" w:styleId="text-size-chat">
    <w:name w:val="text-size-chat"/>
    <w:basedOn w:val="Normal"/>
    <w:rsid w:val="00F331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3105"/>
    <w:rPr>
      <w:b/>
      <w:bCs/>
    </w:rPr>
  </w:style>
  <w:style w:type="character" w:customStyle="1" w:styleId="inlinemarkdown1agcz69">
    <w:name w:val="_inlinemarkdown_1agcz_69"/>
    <w:basedOn w:val="DefaultParagraphFont"/>
    <w:rsid w:val="00F33105"/>
  </w:style>
  <w:style w:type="paragraph" w:styleId="Revision">
    <w:name w:val="Revision"/>
    <w:hidden/>
    <w:uiPriority w:val="99"/>
    <w:semiHidden/>
    <w:rsid w:val="00621D07"/>
    <w:pPr>
      <w:spacing w:after="0" w:line="240" w:lineRule="auto"/>
    </w:pPr>
  </w:style>
  <w:style w:type="paragraph" w:styleId="ListParagraph">
    <w:name w:val="List Paragraph"/>
    <w:basedOn w:val="Normal"/>
    <w:uiPriority w:val="34"/>
    <w:qFormat/>
    <w:rsid w:val="00717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fine</dc:creator>
  <cp:keywords/>
  <dc:description/>
  <cp:lastModifiedBy>jason fine</cp:lastModifiedBy>
  <cp:revision>2</cp:revision>
  <dcterms:created xsi:type="dcterms:W3CDTF">2026-05-07T16:19:00Z</dcterms:created>
  <dcterms:modified xsi:type="dcterms:W3CDTF">2026-05-07T16:19:00Z</dcterms:modified>
</cp:coreProperties>
</file>